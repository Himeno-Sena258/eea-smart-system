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35"/>
        <w:tblW w:w="0" w:type="auto"/>
        <w:tblInd w:w="0" w:type="dxa"/>
        <w:tblLayout w:type="fixed"/>
        <w:tblCellMar>
          <w:top w:w="0" w:type="dxa"/>
          <w:left w:w="108" w:type="dxa"/>
          <w:bottom w:w="0" w:type="dxa"/>
          <w:right w:w="108" w:type="dxa"/>
        </w:tblCellMar>
      </w:tblPr>
      <w:tblGrid>
        <w:gridCol w:w="1960"/>
        <w:gridCol w:w="7148"/>
      </w:tblGrid>
      <w:tr w14:paraId="4A714DDF">
        <w:tblPrEx>
          <w:tblCellMar>
            <w:top w:w="0" w:type="dxa"/>
            <w:left w:w="108" w:type="dxa"/>
            <w:bottom w:w="0" w:type="dxa"/>
            <w:right w:w="108" w:type="dxa"/>
          </w:tblCellMar>
        </w:tblPrEx>
        <w:trPr>
          <w:trHeight w:val="2700" w:hRule="atLeast"/>
        </w:trPr>
        <w:tc>
          <w:tcPr>
            <w:tcW w:w="1960" w:type="dxa"/>
            <w:shd w:val="clear" w:color="auto" w:fill="CCCCCC"/>
            <w:noWrap w:val="0"/>
            <w:vAlign w:val="top"/>
          </w:tcPr>
          <w:p w14:paraId="66C1FFF2">
            <w:pPr>
              <w:ind w:right="100" w:firstLine="400"/>
              <w:rPr>
                <w:rFonts w:hint="eastAsia"/>
                <w:b/>
                <w:color w:val="auto"/>
              </w:rPr>
            </w:pPr>
            <w:bookmarkStart w:id="46" w:name="_GoBack"/>
          </w:p>
        </w:tc>
        <w:tc>
          <w:tcPr>
            <w:tcW w:w="7148" w:type="dxa"/>
            <w:noWrap w:val="0"/>
            <w:vAlign w:val="top"/>
          </w:tcPr>
          <w:tbl>
            <w:tblPr>
              <w:tblStyle w:val="35"/>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5"/>
              <w:gridCol w:w="1980"/>
            </w:tblGrid>
            <w:tr w14:paraId="6E89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7081669D">
                  <w:pPr>
                    <w:ind w:firstLine="400"/>
                    <w:jc w:val="distribute"/>
                    <w:rPr>
                      <w:rFonts w:hint="eastAsia"/>
                      <w:b/>
                      <w:color w:val="auto"/>
                    </w:rPr>
                  </w:pPr>
                  <w:r>
                    <w:rPr>
                      <w:rFonts w:hint="eastAsia"/>
                      <w:b/>
                      <w:color w:val="auto"/>
                    </w:rPr>
                    <w:t>卷    号</w:t>
                  </w:r>
                </w:p>
              </w:tc>
              <w:tc>
                <w:tcPr>
                  <w:tcW w:w="1980" w:type="dxa"/>
                  <w:noWrap w:val="0"/>
                  <w:vAlign w:val="top"/>
                </w:tcPr>
                <w:p w14:paraId="5EFC32F4">
                  <w:pPr>
                    <w:ind w:firstLine="400"/>
                    <w:rPr>
                      <w:b/>
                      <w:color w:val="auto"/>
                    </w:rPr>
                  </w:pPr>
                </w:p>
              </w:tc>
            </w:tr>
            <w:tr w14:paraId="0EB1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435" w:type="dxa"/>
                  <w:noWrap w:val="0"/>
                  <w:vAlign w:val="top"/>
                </w:tcPr>
                <w:p w14:paraId="29DB1838">
                  <w:pPr>
                    <w:ind w:firstLine="400"/>
                    <w:jc w:val="distribute"/>
                    <w:rPr>
                      <w:b/>
                      <w:color w:val="auto"/>
                    </w:rPr>
                  </w:pPr>
                  <w:r>
                    <w:rPr>
                      <w:rFonts w:hint="eastAsia"/>
                      <w:b/>
                      <w:color w:val="auto"/>
                    </w:rPr>
                    <w:t>卷内编号</w:t>
                  </w:r>
                </w:p>
              </w:tc>
              <w:tc>
                <w:tcPr>
                  <w:tcW w:w="1980" w:type="dxa"/>
                  <w:noWrap w:val="0"/>
                  <w:vAlign w:val="top"/>
                </w:tcPr>
                <w:p w14:paraId="48515254">
                  <w:pPr>
                    <w:ind w:firstLine="400"/>
                    <w:rPr>
                      <w:b/>
                      <w:color w:val="auto"/>
                    </w:rPr>
                  </w:pPr>
                </w:p>
              </w:tc>
            </w:tr>
            <w:tr w14:paraId="3DEC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071989DE">
                  <w:pPr>
                    <w:ind w:firstLine="400"/>
                    <w:jc w:val="distribute"/>
                    <w:rPr>
                      <w:rFonts w:hint="eastAsia"/>
                      <w:b/>
                      <w:color w:val="auto"/>
                    </w:rPr>
                  </w:pPr>
                  <w:r>
                    <w:rPr>
                      <w:rFonts w:hint="eastAsia"/>
                      <w:b/>
                      <w:color w:val="auto"/>
                    </w:rPr>
                    <w:t>密    级</w:t>
                  </w:r>
                </w:p>
              </w:tc>
              <w:tc>
                <w:tcPr>
                  <w:tcW w:w="1980" w:type="dxa"/>
                  <w:noWrap w:val="0"/>
                  <w:vAlign w:val="top"/>
                </w:tcPr>
                <w:p w14:paraId="33D3E847">
                  <w:pPr>
                    <w:ind w:firstLine="400"/>
                    <w:rPr>
                      <w:b/>
                      <w:color w:val="auto"/>
                    </w:rPr>
                  </w:pPr>
                </w:p>
              </w:tc>
            </w:tr>
          </w:tbl>
          <w:p w14:paraId="75ED9444">
            <w:pPr>
              <w:ind w:right="100" w:firstLine="400"/>
              <w:jc w:val="right"/>
              <w:rPr>
                <w:rFonts w:hint="eastAsia"/>
                <w:b/>
                <w:color w:val="auto"/>
              </w:rPr>
            </w:pPr>
          </w:p>
          <w:p w14:paraId="05595041">
            <w:pPr>
              <w:ind w:right="100" w:firstLine="400"/>
              <w:jc w:val="right"/>
              <w:rPr>
                <w:rFonts w:hint="eastAsia"/>
                <w:b/>
                <w:color w:val="auto"/>
              </w:rPr>
            </w:pPr>
          </w:p>
          <w:p w14:paraId="65A9E5CE">
            <w:pPr>
              <w:ind w:right="100" w:firstLine="400"/>
              <w:jc w:val="right"/>
              <w:rPr>
                <w:rFonts w:hint="eastAsia"/>
                <w:b/>
                <w:color w:val="auto"/>
              </w:rPr>
            </w:pPr>
          </w:p>
          <w:p w14:paraId="6280BD39">
            <w:pPr>
              <w:ind w:right="100" w:firstLine="400"/>
              <w:jc w:val="right"/>
              <w:rPr>
                <w:rFonts w:hint="eastAsia"/>
                <w:b/>
                <w:color w:val="auto"/>
              </w:rPr>
            </w:pPr>
          </w:p>
          <w:p w14:paraId="428BB9E9">
            <w:pPr>
              <w:ind w:right="100" w:firstLine="400"/>
              <w:jc w:val="right"/>
              <w:rPr>
                <w:rFonts w:hint="eastAsia"/>
                <w:b/>
                <w:color w:val="auto"/>
              </w:rPr>
            </w:pPr>
          </w:p>
          <w:p w14:paraId="185DB40F">
            <w:pPr>
              <w:ind w:right="100" w:firstLine="400"/>
              <w:jc w:val="right"/>
              <w:rPr>
                <w:rFonts w:hint="eastAsia"/>
                <w:b/>
                <w:color w:val="auto"/>
              </w:rPr>
            </w:pPr>
          </w:p>
          <w:p w14:paraId="31AFADAE">
            <w:pPr>
              <w:ind w:right="100" w:firstLine="400"/>
              <w:jc w:val="right"/>
              <w:rPr>
                <w:rFonts w:hint="eastAsia"/>
                <w:b/>
                <w:color w:val="auto"/>
              </w:rPr>
            </w:pPr>
          </w:p>
          <w:p w14:paraId="637DF96B">
            <w:pPr>
              <w:ind w:right="100" w:firstLine="400"/>
              <w:jc w:val="right"/>
              <w:rPr>
                <w:rFonts w:hint="eastAsia"/>
                <w:b/>
                <w:color w:val="auto"/>
              </w:rPr>
            </w:pPr>
          </w:p>
          <w:p w14:paraId="0EAB48D4">
            <w:pPr>
              <w:ind w:right="100" w:firstLine="400"/>
              <w:jc w:val="right"/>
              <w:rPr>
                <w:rFonts w:hint="eastAsia"/>
                <w:b/>
                <w:color w:val="auto"/>
              </w:rPr>
            </w:pPr>
          </w:p>
          <w:p w14:paraId="15CF951A">
            <w:pPr>
              <w:ind w:right="100" w:firstLine="400"/>
              <w:jc w:val="right"/>
              <w:rPr>
                <w:rFonts w:hint="eastAsia"/>
                <w:b/>
                <w:color w:val="auto"/>
              </w:rPr>
            </w:pPr>
          </w:p>
          <w:p w14:paraId="28027A2D">
            <w:pPr>
              <w:ind w:right="100" w:firstLine="400"/>
              <w:rPr>
                <w:rFonts w:hint="eastAsia"/>
                <w:b/>
                <w:color w:val="auto"/>
              </w:rPr>
            </w:pPr>
          </w:p>
          <w:p w14:paraId="2449FB0D">
            <w:pPr>
              <w:pStyle w:val="34"/>
              <w:ind w:firstLine="480"/>
              <w:rPr>
                <w:rFonts w:hint="eastAsia"/>
                <w:color w:val="auto"/>
                <w:sz w:val="24"/>
              </w:rPr>
            </w:pPr>
            <w:r>
              <w:rPr>
                <w:color w:val="auto"/>
                <w:sz w:val="24"/>
              </w:rPr>
              <w:t>项目编号:</w:t>
            </w:r>
            <w:r>
              <w:rPr>
                <w:rFonts w:hint="eastAsia"/>
                <w:color w:val="auto"/>
                <w:sz w:val="24"/>
              </w:rPr>
              <w:t xml:space="preserve"> </w:t>
            </w:r>
            <w:r>
              <w:rPr>
                <w:rFonts w:hint="eastAsia"/>
                <w:color w:val="auto"/>
                <w:sz w:val="24"/>
              </w:rPr>
              <w:t>HD20221101SR005</w:t>
            </w:r>
          </w:p>
          <w:p w14:paraId="35D104AB">
            <w:pPr>
              <w:pStyle w:val="34"/>
              <w:ind w:firstLine="440" w:firstLineChars="100"/>
              <w:jc w:val="both"/>
              <w:rPr>
                <w:rFonts w:hint="eastAsia"/>
                <w:color w:val="auto"/>
                <w:sz w:val="44"/>
              </w:rPr>
            </w:pPr>
            <w:r>
              <w:rPr>
                <w:rFonts w:hint="eastAsia"/>
                <w:color w:val="auto"/>
                <w:sz w:val="44"/>
              </w:rPr>
              <w:t>工程教育专业认证智能服务系统</w:t>
            </w:r>
          </w:p>
        </w:tc>
      </w:tr>
      <w:tr w14:paraId="7ADFD11F">
        <w:tblPrEx>
          <w:tblCellMar>
            <w:top w:w="0" w:type="dxa"/>
            <w:left w:w="108" w:type="dxa"/>
            <w:bottom w:w="0" w:type="dxa"/>
            <w:right w:w="108" w:type="dxa"/>
          </w:tblCellMar>
        </w:tblPrEx>
        <w:trPr>
          <w:cantSplit/>
          <w:trHeight w:val="7208" w:hRule="atLeast"/>
        </w:trPr>
        <w:tc>
          <w:tcPr>
            <w:tcW w:w="1960" w:type="dxa"/>
            <w:vMerge w:val="restart"/>
            <w:shd w:val="clear" w:color="auto" w:fill="CCCCCC"/>
            <w:noWrap w:val="0"/>
            <w:vAlign w:val="bottom"/>
          </w:tcPr>
          <w:p w14:paraId="5405CFB9">
            <w:pPr>
              <w:pStyle w:val="34"/>
              <w:ind w:firstLine="420"/>
              <w:jc w:val="both"/>
              <w:rPr>
                <w:rFonts w:hint="eastAsia"/>
                <w:b w:val="0"/>
                <w:color w:val="auto"/>
                <w:sz w:val="21"/>
              </w:rPr>
            </w:pPr>
            <w:r>
              <w:rPr>
                <w:rFonts w:hint="eastAsia"/>
                <w:b w:val="0"/>
                <w:color w:val="auto"/>
                <w:sz w:val="21"/>
              </w:rPr>
              <w:t>分类:</w:t>
            </w:r>
            <w:r>
              <w:rPr>
                <w:b w:val="0"/>
                <w:color w:val="auto"/>
                <w:sz w:val="21"/>
              </w:rPr>
              <w:fldChar w:fldCharType="begin"/>
            </w:r>
            <w:r>
              <w:rPr>
                <w:b w:val="0"/>
                <w:color w:val="auto"/>
                <w:sz w:val="21"/>
              </w:rPr>
              <w:instrText xml:space="preserve"> DOCPROPERTY "Category"  \* MERGEFORMAT </w:instrText>
            </w:r>
            <w:r>
              <w:rPr>
                <w:b w:val="0"/>
                <w:color w:val="auto"/>
                <w:sz w:val="21"/>
              </w:rPr>
              <w:fldChar w:fldCharType="separate"/>
            </w:r>
            <w:r>
              <w:rPr>
                <w:b w:val="0"/>
                <w:color w:val="auto"/>
                <w:sz w:val="21"/>
              </w:rPr>
              <w:fldChar w:fldCharType="end"/>
            </w:r>
          </w:p>
          <w:p w14:paraId="1FE3C4FF">
            <w:pPr>
              <w:ind w:left="718" w:hanging="718" w:hangingChars="342"/>
              <w:jc w:val="both"/>
              <w:rPr>
                <w:rFonts w:hint="eastAsia"/>
                <w:color w:val="auto"/>
                <w:sz w:val="21"/>
                <w:u w:val="single"/>
              </w:rPr>
            </w:pPr>
            <w:r>
              <w:rPr>
                <w:rFonts w:hint="eastAsia"/>
                <w:color w:val="auto"/>
                <w:sz w:val="21"/>
              </w:rPr>
              <w:t>使用者:高级管理者、项目经理、项目组成员</w:t>
            </w:r>
          </w:p>
          <w:p w14:paraId="646DC343">
            <w:pPr>
              <w:ind w:left="684" w:hanging="684" w:hangingChars="342"/>
              <w:rPr>
                <w:rFonts w:hint="eastAsia" w:ascii="宋体" w:hAnsi="宋体"/>
                <w:color w:val="auto"/>
              </w:rPr>
            </w:pPr>
          </w:p>
          <w:p w14:paraId="14B4297F">
            <w:pPr>
              <w:ind w:left="684" w:hanging="684" w:hangingChars="342"/>
              <w:rPr>
                <w:rFonts w:hint="eastAsia" w:ascii="宋体" w:hAnsi="宋体"/>
                <w:color w:val="auto"/>
                <w:u w:val="single"/>
              </w:rPr>
            </w:pPr>
          </w:p>
          <w:p w14:paraId="1610CE51">
            <w:pPr>
              <w:ind w:firstLine="400"/>
              <w:rPr>
                <w:rFonts w:hint="eastAsia" w:ascii="宋体" w:hAnsi="宋体"/>
                <w:color w:val="auto"/>
              </w:rPr>
            </w:pPr>
          </w:p>
        </w:tc>
        <w:tc>
          <w:tcPr>
            <w:tcW w:w="7148" w:type="dxa"/>
            <w:noWrap w:val="0"/>
            <w:vAlign w:val="top"/>
          </w:tcPr>
          <w:p w14:paraId="1C817D7E">
            <w:pPr>
              <w:pStyle w:val="13"/>
              <w:ind w:firstLine="200"/>
              <w:rPr>
                <w:rFonts w:hint="eastAsia"/>
                <w:color w:val="auto"/>
                <w:sz w:val="10"/>
              </w:rPr>
            </w:pPr>
          </w:p>
          <w:p w14:paraId="68AA6899">
            <w:pPr>
              <w:pStyle w:val="34"/>
              <w:ind w:firstLine="1040"/>
              <w:rPr>
                <w:rFonts w:hint="eastAsia"/>
                <w:color w:val="auto"/>
                <w:sz w:val="52"/>
              </w:rPr>
            </w:pPr>
            <w:ins w:id="3" w:author="henry xiao" w:date="2002-07-24T15:05:00Z">
              <w:r>
                <w:rPr>
                  <w:color w:val="auto"/>
                  <w:sz w:val="52"/>
                </w:rPr>
                <w:fldChar w:fldCharType="begin"/>
              </w:r>
            </w:ins>
            <w:ins w:id="4" w:author="henry xiao" w:date="2002-07-24T15:05:00Z">
              <w:r>
                <w:rPr>
                  <w:color w:val="auto"/>
                  <w:sz w:val="52"/>
                </w:rPr>
                <w:instrText xml:space="preserve"> TITLE  \* MERGEFORMAT </w:instrText>
              </w:r>
            </w:ins>
            <w:r>
              <w:rPr>
                <w:color w:val="auto"/>
                <w:sz w:val="52"/>
              </w:rPr>
              <w:fldChar w:fldCharType="separate"/>
            </w:r>
            <w:r>
              <w:rPr>
                <w:rFonts w:hint="eastAsia"/>
                <w:color w:val="auto"/>
                <w:sz w:val="52"/>
              </w:rPr>
              <w:t>需求规约</w:t>
            </w:r>
            <w:ins w:id="5" w:author="henry xiao" w:date="2002-07-24T15:05:00Z">
              <w:r>
                <w:rPr>
                  <w:color w:val="auto"/>
                  <w:sz w:val="52"/>
                </w:rPr>
                <w:fldChar w:fldCharType="end"/>
              </w:r>
            </w:ins>
          </w:p>
          <w:p w14:paraId="1D148790">
            <w:pPr>
              <w:pStyle w:val="34"/>
              <w:ind w:firstLine="480"/>
              <w:rPr>
                <w:rFonts w:hint="eastAsia"/>
                <w:color w:val="auto"/>
                <w:sz w:val="24"/>
              </w:rPr>
            </w:pPr>
            <w:r>
              <w:rPr>
                <w:rFonts w:hint="eastAsia"/>
                <w:color w:val="auto"/>
                <w:sz w:val="24"/>
              </w:rPr>
              <w:t>Version</w:t>
            </w:r>
            <w:r>
              <w:rPr>
                <w:color w:val="auto"/>
                <w:sz w:val="24"/>
              </w:rPr>
              <w:t xml:space="preserve">: </w:t>
            </w:r>
            <w:r>
              <w:rPr>
                <w:rFonts w:hint="eastAsia"/>
                <w:color w:val="auto"/>
                <w:sz w:val="24"/>
              </w:rPr>
              <w:t>2.0</w:t>
            </w:r>
          </w:p>
          <w:p w14:paraId="255D1D47">
            <w:pPr>
              <w:ind w:firstLine="560"/>
              <w:jc w:val="center"/>
              <w:rPr>
                <w:rFonts w:hint="eastAsia"/>
                <w:color w:val="auto"/>
                <w:sz w:val="28"/>
              </w:rPr>
            </w:pPr>
          </w:p>
          <w:p w14:paraId="54F4ECA0">
            <w:pPr>
              <w:ind w:firstLine="560"/>
              <w:jc w:val="center"/>
              <w:rPr>
                <w:rFonts w:hint="eastAsia"/>
                <w:color w:val="auto"/>
                <w:sz w:val="28"/>
              </w:rPr>
            </w:pPr>
          </w:p>
          <w:p w14:paraId="1F36C4F3">
            <w:pPr>
              <w:ind w:firstLine="600" w:firstLineChars="200"/>
              <w:outlineLvl w:val="0"/>
              <w:rPr>
                <w:rFonts w:hint="eastAsia" w:ascii="楷体_GB2312" w:eastAsia="楷体_GB2312"/>
                <w:color w:val="auto"/>
                <w:sz w:val="30"/>
              </w:rPr>
            </w:pPr>
            <w:bookmarkStart w:id="0" w:name="_Toc17685"/>
            <w:r>
              <w:rPr>
                <w:rFonts w:hint="eastAsia" w:ascii="楷体_GB2312" w:eastAsia="楷体_GB2312"/>
                <w:color w:val="auto"/>
                <w:sz w:val="30"/>
              </w:rPr>
              <w:t xml:space="preserve">项 目 承 担 部 门：  </w:t>
            </w:r>
            <w:r>
              <w:rPr>
                <w:rFonts w:hint="eastAsia" w:ascii="楷体_GB2312" w:eastAsia="楷体_GB2312"/>
                <w:color w:val="auto"/>
                <w:sz w:val="30"/>
                <w:lang w:val="en-US" w:eastAsia="zh-CN"/>
              </w:rPr>
              <w:t xml:space="preserve">     </w:t>
            </w:r>
            <w:r>
              <w:rPr>
                <w:rFonts w:hint="eastAsia" w:ascii="楷体_GB2312" w:eastAsia="楷体_GB2312"/>
                <w:color w:val="auto"/>
                <w:sz w:val="30"/>
                <w:lang w:val="en-US" w:eastAsia="zh-CN"/>
              </w:rPr>
              <w:t>5组</w:t>
            </w:r>
            <w:bookmarkEnd w:id="0"/>
            <w:r>
              <w:rPr>
                <w:rFonts w:hint="eastAsia" w:ascii="楷体_GB2312" w:eastAsia="楷体_GB2312"/>
                <w:color w:val="auto"/>
                <w:sz w:val="30"/>
              </w:rPr>
              <w:t xml:space="preserve"> </w:t>
            </w:r>
          </w:p>
          <w:p w14:paraId="5DDDAD26">
            <w:pPr>
              <w:ind w:firstLine="600" w:firstLineChars="200"/>
              <w:outlineLvl w:val="0"/>
              <w:rPr>
                <w:rFonts w:hint="eastAsia" w:ascii="楷体_GB2312" w:eastAsia="楷体_GB2312"/>
                <w:color w:val="auto"/>
                <w:sz w:val="30"/>
              </w:rPr>
            </w:pPr>
          </w:p>
          <w:p w14:paraId="7B24015C">
            <w:pPr>
              <w:ind w:firstLine="600" w:firstLineChars="200"/>
              <w:outlineLvl w:val="0"/>
              <w:rPr>
                <w:color w:val="auto"/>
                <w:sz w:val="30"/>
              </w:rPr>
            </w:pPr>
            <w:bookmarkStart w:id="1" w:name="_Toc24931"/>
            <w:r>
              <w:rPr>
                <w:rFonts w:hint="eastAsia" w:ascii="楷体_GB2312" w:eastAsia="楷体_GB2312"/>
                <w:color w:val="auto"/>
                <w:sz w:val="30"/>
              </w:rPr>
              <w:t>撰</w:t>
            </w:r>
            <w:r>
              <w:rPr>
                <w:rFonts w:ascii="楷体_GB2312" w:eastAsia="楷体_GB2312"/>
                <w:color w:val="auto"/>
                <w:sz w:val="30"/>
              </w:rPr>
              <w:t xml:space="preserve">  </w:t>
            </w:r>
            <w:r>
              <w:rPr>
                <w:rFonts w:hint="eastAsia" w:ascii="楷体_GB2312" w:eastAsia="楷体_GB2312"/>
                <w:color w:val="auto"/>
                <w:sz w:val="30"/>
              </w:rPr>
              <w:t>写</w:t>
            </w:r>
            <w:r>
              <w:rPr>
                <w:rFonts w:ascii="楷体_GB2312" w:eastAsia="楷体_GB2312"/>
                <w:color w:val="auto"/>
                <w:sz w:val="30"/>
              </w:rPr>
              <w:t xml:space="preserve">  </w:t>
            </w:r>
            <w:r>
              <w:rPr>
                <w:rFonts w:hint="eastAsia" w:ascii="楷体_GB2312" w:eastAsia="楷体_GB2312"/>
                <w:color w:val="auto"/>
                <w:sz w:val="30"/>
              </w:rPr>
              <w:t>人</w:t>
            </w:r>
            <w:r>
              <w:rPr>
                <w:rFonts w:hint="eastAsia" w:ascii="楷体_GB2312" w:eastAsia="楷体_GB2312"/>
                <w:color w:val="auto"/>
                <w:sz w:val="28"/>
              </w:rPr>
              <w:t>（签名）</w:t>
            </w:r>
            <w:r>
              <w:rPr>
                <w:rFonts w:hint="eastAsia" w:ascii="楷体_GB2312" w:eastAsia="楷体_GB2312"/>
                <w:color w:val="auto"/>
                <w:sz w:val="30"/>
              </w:rPr>
              <w:t xml:space="preserve">：     </w:t>
            </w:r>
            <w:r>
              <w:rPr>
                <w:rFonts w:hint="eastAsia" w:ascii="楷体_GB2312" w:eastAsia="楷体_GB2312"/>
                <w:color w:val="auto"/>
                <w:sz w:val="30"/>
                <w:lang w:val="en-US" w:eastAsia="zh-CN"/>
              </w:rPr>
              <w:t>王浩宇</w:t>
            </w:r>
            <w:bookmarkEnd w:id="1"/>
            <w:r>
              <w:rPr>
                <w:rFonts w:hint="eastAsia" w:ascii="楷体_GB2312" w:eastAsia="楷体_GB2312"/>
                <w:color w:val="auto"/>
                <w:sz w:val="30"/>
              </w:rPr>
              <w:t xml:space="preserve">     </w:t>
            </w:r>
          </w:p>
          <w:p w14:paraId="36DB4969">
            <w:pPr>
              <w:tabs>
                <w:tab w:val="left" w:pos="3780"/>
                <w:tab w:val="left" w:pos="4200"/>
              </w:tabs>
              <w:ind w:firstLine="600" w:firstLineChars="200"/>
              <w:rPr>
                <w:rFonts w:hint="eastAsia" w:ascii="楷体_GB2312" w:eastAsia="楷体_GB2312"/>
                <w:color w:val="auto"/>
                <w:sz w:val="30"/>
              </w:rPr>
            </w:pPr>
          </w:p>
          <w:p w14:paraId="186FD662">
            <w:pPr>
              <w:tabs>
                <w:tab w:val="left" w:pos="3780"/>
                <w:tab w:val="left" w:pos="4200"/>
              </w:tabs>
              <w:ind w:firstLine="600" w:firstLineChars="200"/>
              <w:rPr>
                <w:rFonts w:hint="eastAsia"/>
                <w:color w:val="auto"/>
                <w:sz w:val="30"/>
              </w:rPr>
            </w:pPr>
            <w:r>
              <w:rPr>
                <w:rFonts w:hint="eastAsia" w:ascii="楷体_GB2312" w:eastAsia="楷体_GB2312"/>
                <w:color w:val="auto"/>
                <w:sz w:val="30"/>
              </w:rPr>
              <w:t>完</w:t>
            </w:r>
            <w:r>
              <w:rPr>
                <w:rFonts w:ascii="楷体_GB2312" w:eastAsia="楷体_GB2312"/>
                <w:color w:val="auto"/>
                <w:sz w:val="30"/>
              </w:rPr>
              <w:t xml:space="preserve"> </w:t>
            </w:r>
            <w:r>
              <w:rPr>
                <w:rFonts w:hint="eastAsia" w:ascii="楷体_GB2312" w:eastAsia="楷体_GB2312"/>
                <w:color w:val="auto"/>
                <w:sz w:val="30"/>
              </w:rPr>
              <w:t xml:space="preserve">  成   日</w:t>
            </w:r>
            <w:r>
              <w:rPr>
                <w:rFonts w:ascii="楷体_GB2312" w:eastAsia="楷体_GB2312"/>
                <w:color w:val="auto"/>
                <w:sz w:val="30"/>
              </w:rPr>
              <w:t xml:space="preserve"> </w:t>
            </w:r>
            <w:r>
              <w:rPr>
                <w:rFonts w:hint="eastAsia" w:ascii="楷体_GB2312" w:eastAsia="楷体_GB2312"/>
                <w:color w:val="auto"/>
                <w:sz w:val="30"/>
              </w:rPr>
              <w:t xml:space="preserve">  期：    </w:t>
            </w:r>
            <w:r>
              <w:rPr>
                <w:rFonts w:hint="eastAsia" w:ascii="楷体_GB2312" w:eastAsia="楷体_GB2312"/>
                <w:color w:val="auto"/>
                <w:sz w:val="30"/>
              </w:rPr>
              <w:t>2025-</w:t>
            </w:r>
            <w:r>
              <w:rPr>
                <w:rFonts w:hint="eastAsia" w:ascii="楷体_GB2312" w:eastAsia="楷体_GB2312"/>
                <w:color w:val="auto"/>
                <w:sz w:val="30"/>
                <w:lang w:val="en-US" w:eastAsia="zh-CN"/>
              </w:rPr>
              <w:t>7-19</w:t>
            </w:r>
            <w:r>
              <w:rPr>
                <w:rFonts w:hint="eastAsia" w:ascii="楷体_GB2312" w:eastAsia="楷体_GB2312"/>
                <w:color w:val="auto"/>
                <w:sz w:val="30"/>
              </w:rPr>
              <w:t xml:space="preserve">    </w:t>
            </w:r>
          </w:p>
          <w:p w14:paraId="69A6B54E">
            <w:pPr>
              <w:ind w:firstLine="600" w:firstLineChars="200"/>
              <w:rPr>
                <w:rFonts w:hint="eastAsia" w:ascii="楷体_GB2312" w:eastAsia="楷体_GB2312"/>
                <w:color w:val="auto"/>
                <w:sz w:val="30"/>
              </w:rPr>
            </w:pPr>
          </w:p>
          <w:p w14:paraId="60A732C2">
            <w:pPr>
              <w:ind w:firstLine="600" w:firstLineChars="200"/>
              <w:rPr>
                <w:rFonts w:hint="eastAsia" w:ascii="楷体_GB2312" w:eastAsia="楷体_GB2312"/>
                <w:color w:val="auto"/>
              </w:rPr>
            </w:pPr>
            <w:r>
              <w:rPr>
                <w:rFonts w:hint="eastAsia" w:ascii="楷体_GB2312" w:eastAsia="楷体_GB2312"/>
                <w:color w:val="auto"/>
                <w:sz w:val="30"/>
              </w:rPr>
              <w:t xml:space="preserve">本文档 使 用部门： </w:t>
            </w:r>
            <w:r>
              <w:rPr>
                <w:rFonts w:hint="eastAsia" w:ascii="楷体_GB2312" w:eastAsia="楷体_GB2312"/>
                <w:color w:val="auto"/>
              </w:rPr>
              <w:t xml:space="preserve">■主管领导   </w:t>
            </w:r>
            <w:r>
              <w:rPr>
                <w:rFonts w:ascii="楷体_GB2312" w:eastAsia="楷体_GB2312"/>
                <w:color w:val="auto"/>
              </w:rPr>
              <w:t xml:space="preserve">  </w:t>
            </w:r>
            <w:r>
              <w:rPr>
                <w:rFonts w:hint="eastAsia" w:ascii="楷体_GB2312" w:eastAsia="楷体_GB2312"/>
                <w:color w:val="auto"/>
              </w:rPr>
              <w:t xml:space="preserve">■项目组 </w:t>
            </w:r>
          </w:p>
          <w:p w14:paraId="35D818EB">
            <w:pPr>
              <w:ind w:left="600" w:leftChars="300" w:firstLine="2000" w:firstLineChars="1000"/>
              <w:rPr>
                <w:color w:val="auto"/>
                <w:u w:val="single"/>
              </w:rPr>
            </w:pPr>
            <w:r>
              <w:rPr>
                <w:rFonts w:hint="eastAsia" w:ascii="楷体_GB2312" w:eastAsia="楷体_GB2312"/>
                <w:color w:val="auto"/>
              </w:rPr>
              <w:t xml:space="preserve">■客户（市场）  ■维护人员  ■用户  </w:t>
            </w:r>
          </w:p>
          <w:p w14:paraId="6A7085C7">
            <w:pPr>
              <w:ind w:firstLine="600" w:firstLineChars="200"/>
              <w:outlineLvl w:val="0"/>
              <w:rPr>
                <w:rFonts w:hint="eastAsia" w:ascii="楷体_GB2312" w:eastAsia="楷体_GB2312"/>
                <w:color w:val="auto"/>
                <w:sz w:val="30"/>
              </w:rPr>
            </w:pPr>
          </w:p>
          <w:p w14:paraId="3706419F">
            <w:pPr>
              <w:ind w:firstLine="600" w:firstLineChars="200"/>
              <w:outlineLvl w:val="0"/>
              <w:rPr>
                <w:color w:val="auto"/>
                <w:sz w:val="30"/>
              </w:rPr>
            </w:pPr>
            <w:bookmarkStart w:id="2" w:name="_Toc20108"/>
            <w:r>
              <w:rPr>
                <w:rFonts w:hint="eastAsia" w:ascii="楷体_GB2312" w:eastAsia="楷体_GB2312"/>
                <w:color w:val="auto"/>
                <w:sz w:val="30"/>
              </w:rPr>
              <w:t>评审负责人</w:t>
            </w:r>
            <w:r>
              <w:rPr>
                <w:rFonts w:hint="eastAsia" w:ascii="楷体_GB2312" w:eastAsia="楷体_GB2312"/>
                <w:color w:val="auto"/>
                <w:sz w:val="28"/>
              </w:rPr>
              <w:t>（签名）</w:t>
            </w:r>
            <w:r>
              <w:rPr>
                <w:rFonts w:hint="eastAsia" w:ascii="楷体_GB2312" w:eastAsia="楷体_GB2312"/>
                <w:color w:val="auto"/>
                <w:sz w:val="30"/>
              </w:rPr>
              <w:t xml:space="preserve">：      </w:t>
            </w:r>
            <w:r>
              <w:rPr>
                <w:rFonts w:hint="eastAsia" w:ascii="楷体_GB2312" w:eastAsia="楷体_GB2312"/>
                <w:color w:val="auto"/>
                <w:sz w:val="30"/>
                <w:lang w:val="en-US" w:eastAsia="zh-CN"/>
              </w:rPr>
              <w:t>王浩宇</w:t>
            </w:r>
            <w:bookmarkEnd w:id="2"/>
            <w:r>
              <w:rPr>
                <w:rFonts w:hint="eastAsia" w:ascii="楷体_GB2312" w:eastAsia="楷体_GB2312"/>
                <w:color w:val="auto"/>
                <w:sz w:val="30"/>
              </w:rPr>
              <w:t xml:space="preserve">     </w:t>
            </w:r>
          </w:p>
          <w:p w14:paraId="52E4B278">
            <w:pPr>
              <w:tabs>
                <w:tab w:val="left" w:pos="1655"/>
                <w:tab w:val="center" w:pos="3672"/>
              </w:tabs>
              <w:ind w:firstLine="600" w:firstLineChars="200"/>
              <w:rPr>
                <w:rFonts w:hint="eastAsia" w:ascii="楷体_GB2312" w:eastAsia="楷体_GB2312"/>
                <w:color w:val="auto"/>
                <w:sz w:val="30"/>
              </w:rPr>
            </w:pPr>
          </w:p>
          <w:p w14:paraId="2A669619">
            <w:pPr>
              <w:tabs>
                <w:tab w:val="left" w:pos="1655"/>
                <w:tab w:val="center" w:pos="3672"/>
              </w:tabs>
              <w:ind w:firstLine="600" w:firstLineChars="200"/>
              <w:rPr>
                <w:rFonts w:hint="eastAsia"/>
                <w:color w:val="auto"/>
              </w:rPr>
            </w:pPr>
            <w:r>
              <w:rPr>
                <w:rFonts w:hint="eastAsia" w:ascii="楷体_GB2312" w:eastAsia="楷体_GB2312"/>
                <w:color w:val="auto"/>
                <w:sz w:val="30"/>
              </w:rPr>
              <w:t>评</w:t>
            </w:r>
            <w:r>
              <w:rPr>
                <w:rFonts w:ascii="楷体_GB2312" w:eastAsia="楷体_GB2312"/>
                <w:color w:val="auto"/>
                <w:sz w:val="30"/>
              </w:rPr>
              <w:t xml:space="preserve"> </w:t>
            </w:r>
            <w:r>
              <w:rPr>
                <w:rFonts w:hint="eastAsia" w:ascii="楷体_GB2312" w:eastAsia="楷体_GB2312"/>
                <w:color w:val="auto"/>
                <w:sz w:val="30"/>
              </w:rPr>
              <w:t xml:space="preserve">   审   日  期：     </w:t>
            </w:r>
            <w:r>
              <w:rPr>
                <w:rFonts w:hint="eastAsia" w:ascii="楷体_GB2312" w:eastAsia="楷体_GB2312"/>
                <w:color w:val="auto"/>
                <w:sz w:val="30"/>
              </w:rPr>
              <w:t>2025-</w:t>
            </w:r>
            <w:r>
              <w:rPr>
                <w:rFonts w:hint="eastAsia" w:ascii="楷体_GB2312" w:eastAsia="楷体_GB2312"/>
                <w:color w:val="auto"/>
                <w:sz w:val="30"/>
                <w:lang w:val="en-US" w:eastAsia="zh-CN"/>
              </w:rPr>
              <w:t>7</w:t>
            </w:r>
            <w:r>
              <w:rPr>
                <w:rFonts w:hint="eastAsia" w:ascii="楷体_GB2312" w:eastAsia="楷体_GB2312"/>
                <w:color w:val="auto"/>
                <w:sz w:val="30"/>
              </w:rPr>
              <w:t>-</w:t>
            </w:r>
            <w:r>
              <w:rPr>
                <w:rFonts w:hint="eastAsia" w:ascii="楷体_GB2312" w:eastAsia="楷体_GB2312"/>
                <w:color w:val="auto"/>
                <w:sz w:val="30"/>
                <w:lang w:val="en-US" w:eastAsia="zh-CN"/>
              </w:rPr>
              <w:t>19</w:t>
            </w:r>
            <w:r>
              <w:rPr>
                <w:rFonts w:hint="eastAsia" w:ascii="楷体_GB2312" w:eastAsia="楷体_GB2312"/>
                <w:color w:val="auto"/>
                <w:sz w:val="30"/>
              </w:rPr>
              <w:t xml:space="preserve"> </w:t>
            </w:r>
          </w:p>
        </w:tc>
      </w:tr>
      <w:tr w14:paraId="3922AA63">
        <w:tblPrEx>
          <w:tblCellMar>
            <w:top w:w="0" w:type="dxa"/>
            <w:left w:w="108" w:type="dxa"/>
            <w:bottom w:w="0" w:type="dxa"/>
            <w:right w:w="108" w:type="dxa"/>
          </w:tblCellMar>
        </w:tblPrEx>
        <w:trPr>
          <w:cantSplit/>
          <w:trHeight w:val="2711" w:hRule="atLeast"/>
        </w:trPr>
        <w:tc>
          <w:tcPr>
            <w:tcW w:w="1960" w:type="dxa"/>
            <w:vMerge w:val="continue"/>
            <w:shd w:val="clear" w:color="auto" w:fill="CCCCCC"/>
            <w:noWrap w:val="0"/>
            <w:vAlign w:val="top"/>
          </w:tcPr>
          <w:p w14:paraId="5D0F9005">
            <w:pPr>
              <w:pStyle w:val="34"/>
              <w:ind w:firstLine="720"/>
              <w:jc w:val="right"/>
              <w:rPr>
                <w:rFonts w:hint="eastAsia"/>
                <w:color w:val="auto"/>
              </w:rPr>
            </w:pPr>
          </w:p>
        </w:tc>
        <w:tc>
          <w:tcPr>
            <w:tcW w:w="7148" w:type="dxa"/>
            <w:noWrap w:val="0"/>
            <w:vAlign w:val="bottom"/>
          </w:tcPr>
          <w:p w14:paraId="16F13C1B">
            <w:pPr>
              <w:pStyle w:val="34"/>
              <w:ind w:firstLine="720"/>
              <w:jc w:val="right"/>
              <w:rPr>
                <w:rFonts w:hint="eastAsia"/>
                <w:color w:val="auto"/>
              </w:rPr>
            </w:pPr>
            <w:r>
              <w:rPr>
                <w:rFonts w:hint="eastAsia"/>
                <w:color w:val="auto"/>
              </w:rPr>
              <w:t xml:space="preserve">                         </w:t>
            </w:r>
          </w:p>
        </w:tc>
      </w:tr>
    </w:tbl>
    <w:p w14:paraId="467D75EC">
      <w:pPr>
        <w:ind w:firstLine="400"/>
        <w:rPr>
          <w:rFonts w:hint="eastAsia"/>
          <w:color w:val="auto"/>
        </w:rPr>
      </w:pPr>
    </w:p>
    <w:p w14:paraId="2138F15F">
      <w:pPr>
        <w:ind w:firstLine="480"/>
        <w:rPr>
          <w:rFonts w:hint="eastAsia" w:ascii="宋体" w:hAnsi="宋体"/>
          <w:b/>
          <w:bCs/>
          <w:color w:val="auto"/>
          <w:sz w:val="24"/>
        </w:rPr>
      </w:pPr>
    </w:p>
    <w:p w14:paraId="0CBCDB91">
      <w:pPr>
        <w:ind w:firstLine="480"/>
        <w:rPr>
          <w:rFonts w:hint="eastAsia" w:ascii="宋体" w:hAnsi="宋体"/>
          <w:b/>
          <w:bCs/>
          <w:color w:val="auto"/>
          <w:sz w:val="24"/>
        </w:rPr>
      </w:pPr>
      <w:r>
        <w:rPr>
          <w:rFonts w:hint="eastAsia" w:ascii="宋体" w:hAnsi="宋体"/>
          <w:b/>
          <w:bCs/>
          <w:color w:val="auto"/>
          <w:sz w:val="24"/>
        </w:rPr>
        <w:t>文档信息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6BEE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46131EAF">
            <w:pPr>
              <w:ind w:firstLine="400"/>
              <w:rPr>
                <w:rFonts w:hint="eastAsia" w:ascii="宋体" w:hAnsi="宋体" w:cs="Arial"/>
                <w:color w:val="auto"/>
              </w:rPr>
            </w:pPr>
            <w:r>
              <w:rPr>
                <w:rFonts w:hint="eastAsia" w:ascii="宋体" w:hAnsi="宋体" w:cs="Arial"/>
                <w:color w:val="auto"/>
              </w:rPr>
              <w:t>标题</w:t>
            </w:r>
            <w:r>
              <w:rPr>
                <w:rFonts w:ascii="宋体" w:hAnsi="宋体" w:cs="Arial"/>
                <w:color w:val="auto"/>
              </w:rPr>
              <w:t>:</w:t>
            </w:r>
            <w:r>
              <w:rPr>
                <w:rFonts w:hint="eastAsia"/>
                <w:color w:val="auto"/>
              </w:rPr>
              <w:t xml:space="preserve"> 工程教育专业认证智能服务系统</w:t>
            </w:r>
          </w:p>
        </w:tc>
      </w:tr>
      <w:tr w14:paraId="4215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3819CA46">
            <w:pPr>
              <w:ind w:firstLine="400"/>
              <w:rPr>
                <w:rFonts w:hint="eastAsia" w:ascii="宋体" w:hAnsi="宋体" w:eastAsia="宋体" w:cs="Arial"/>
                <w:color w:val="auto"/>
                <w:lang w:eastAsia="zh-CN"/>
              </w:rPr>
            </w:pPr>
            <w:r>
              <w:rPr>
                <w:rFonts w:hint="eastAsia" w:ascii="宋体" w:hAnsi="宋体" w:cs="Arial"/>
                <w:color w:val="auto"/>
              </w:rPr>
              <w:t>作者</w:t>
            </w:r>
            <w:r>
              <w:rPr>
                <w:rFonts w:ascii="宋体" w:hAnsi="宋体" w:cs="Arial"/>
                <w:color w:val="auto"/>
              </w:rPr>
              <w:t xml:space="preserve">: </w:t>
            </w:r>
            <w:r>
              <w:rPr>
                <w:rFonts w:hint="eastAsia" w:ascii="宋体" w:hAnsi="宋体"/>
                <w:color w:val="auto"/>
                <w:lang w:val="en-US" w:eastAsia="zh-CN"/>
              </w:rPr>
              <w:t>王浩宇</w:t>
            </w:r>
          </w:p>
        </w:tc>
      </w:tr>
      <w:tr w14:paraId="24A1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5BC9EEC4">
            <w:pPr>
              <w:ind w:firstLine="400"/>
              <w:rPr>
                <w:rFonts w:hint="default" w:ascii="宋体" w:hAnsi="宋体" w:eastAsia="宋体" w:cs="Arial"/>
                <w:color w:val="auto"/>
                <w:lang w:val="en-US" w:eastAsia="zh-CN"/>
              </w:rPr>
            </w:pPr>
            <w:r>
              <w:rPr>
                <w:rFonts w:hint="eastAsia" w:ascii="宋体" w:hAnsi="宋体" w:cs="Arial"/>
                <w:color w:val="auto"/>
              </w:rPr>
              <w:t>创建日期</w:t>
            </w:r>
            <w:r>
              <w:rPr>
                <w:rFonts w:ascii="宋体" w:hAnsi="宋体" w:cs="Arial"/>
                <w:color w:val="auto"/>
              </w:rPr>
              <w:t xml:space="preserve">: </w:t>
            </w:r>
            <w:r>
              <w:rPr>
                <w:rFonts w:hint="eastAsia" w:ascii="宋体" w:hAnsi="宋体" w:cs="Arial"/>
                <w:color w:val="auto"/>
              </w:rPr>
              <w:t>202</w:t>
            </w:r>
            <w:r>
              <w:rPr>
                <w:rFonts w:hint="eastAsia" w:ascii="宋体" w:hAnsi="宋体" w:cs="Arial"/>
                <w:color w:val="auto"/>
                <w:lang w:val="en-US" w:eastAsia="zh-CN"/>
              </w:rPr>
              <w:t>6-7-18</w:t>
            </w:r>
          </w:p>
        </w:tc>
      </w:tr>
      <w:tr w14:paraId="4EF3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4641A238">
            <w:pPr>
              <w:ind w:firstLine="400"/>
              <w:rPr>
                <w:rFonts w:hint="eastAsia" w:ascii="宋体" w:hAnsi="宋体" w:cs="Arial"/>
                <w:color w:val="auto"/>
              </w:rPr>
            </w:pPr>
            <w:r>
              <w:rPr>
                <w:rFonts w:hint="eastAsia" w:ascii="宋体" w:hAnsi="宋体" w:cs="Arial"/>
                <w:color w:val="auto"/>
              </w:rPr>
              <w:t>上次更新日期</w:t>
            </w:r>
            <w:r>
              <w:rPr>
                <w:rFonts w:ascii="宋体" w:hAnsi="宋体" w:cs="Arial"/>
                <w:color w:val="auto"/>
              </w:rPr>
              <w:t xml:space="preserve">: </w:t>
            </w:r>
            <w:r>
              <w:rPr>
                <w:rFonts w:hint="eastAsia" w:ascii="宋体" w:hAnsi="宋体" w:cs="Arial"/>
                <w:color w:val="auto"/>
              </w:rPr>
              <w:t>202</w:t>
            </w:r>
            <w:r>
              <w:rPr>
                <w:rFonts w:hint="eastAsia" w:ascii="宋体" w:hAnsi="宋体" w:cs="Arial"/>
                <w:color w:val="auto"/>
                <w:lang w:val="en-US" w:eastAsia="zh-CN"/>
              </w:rPr>
              <w:t>6-7-18</w:t>
            </w:r>
          </w:p>
        </w:tc>
      </w:tr>
      <w:tr w14:paraId="5C6B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9288" w:type="dxa"/>
            <w:noWrap w:val="0"/>
            <w:vAlign w:val="top"/>
          </w:tcPr>
          <w:p w14:paraId="68F664FA">
            <w:pPr>
              <w:ind w:firstLine="400"/>
              <w:rPr>
                <w:rFonts w:ascii="宋体" w:hAnsi="宋体" w:cs="Arial"/>
                <w:color w:val="auto"/>
              </w:rPr>
            </w:pPr>
            <w:r>
              <w:rPr>
                <w:rFonts w:hint="eastAsia" w:ascii="宋体" w:hAnsi="宋体" w:cs="Arial"/>
                <w:color w:val="auto"/>
              </w:rPr>
              <w:t>版本</w:t>
            </w:r>
            <w:r>
              <w:rPr>
                <w:rFonts w:ascii="宋体" w:hAnsi="宋体" w:cs="Arial"/>
                <w:color w:val="auto"/>
              </w:rPr>
              <w:t>:</w:t>
            </w:r>
            <w:r>
              <w:rPr>
                <w:rFonts w:hint="eastAsia" w:ascii="宋体" w:hAnsi="宋体" w:cs="Arial"/>
                <w:color w:val="auto"/>
              </w:rPr>
              <w:t xml:space="preserve"> Build2.0</w:t>
            </w:r>
          </w:p>
        </w:tc>
      </w:tr>
      <w:tr w14:paraId="6368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18F3B0CA">
            <w:pPr>
              <w:ind w:firstLine="400"/>
              <w:rPr>
                <w:rFonts w:ascii="宋体" w:hAnsi="宋体" w:cs="Arial"/>
                <w:color w:val="auto"/>
              </w:rPr>
            </w:pPr>
          </w:p>
        </w:tc>
      </w:tr>
      <w:tr w14:paraId="336A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49E7DA22">
            <w:pPr>
              <w:ind w:firstLine="400"/>
              <w:rPr>
                <w:rFonts w:hint="eastAsia" w:ascii="宋体" w:hAnsi="宋体" w:eastAsia="宋体" w:cs="Arial"/>
                <w:color w:val="auto"/>
                <w:lang w:val="en-US" w:eastAsia="zh-CN"/>
              </w:rPr>
            </w:pPr>
            <w:r>
              <w:rPr>
                <w:rFonts w:hint="eastAsia" w:ascii="宋体" w:hAnsi="宋体" w:cs="Arial"/>
                <w:color w:val="auto"/>
              </w:rPr>
              <w:t>部门名称</w:t>
            </w:r>
            <w:r>
              <w:rPr>
                <w:rFonts w:ascii="宋体" w:hAnsi="宋体" w:cs="Arial"/>
                <w:color w:val="auto"/>
              </w:rPr>
              <w:t>:</w:t>
            </w:r>
            <w:r>
              <w:rPr>
                <w:rFonts w:ascii="宋体" w:hAnsi="宋体" w:cs="Arial"/>
                <w:color w:val="auto"/>
                <w:szCs w:val="21"/>
              </w:rPr>
              <w:t xml:space="preserve"> </w:t>
            </w:r>
            <w:r>
              <w:rPr>
                <w:rFonts w:hint="eastAsia" w:ascii="宋体" w:hAnsi="宋体"/>
                <w:color w:val="auto"/>
              </w:rPr>
              <w:t>成</w:t>
            </w:r>
            <w:r>
              <w:rPr>
                <w:rFonts w:hint="eastAsia" w:ascii="宋体" w:hAnsi="宋体"/>
                <w:color w:val="auto"/>
                <w:lang w:val="en-US" w:eastAsia="zh-CN"/>
              </w:rPr>
              <w:t>西南交通的大学</w:t>
            </w:r>
            <w:r>
              <w:rPr>
                <w:rFonts w:hint="eastAsia" w:ascii="宋体" w:hAnsi="宋体"/>
                <w:color w:val="auto"/>
              </w:rPr>
              <w:t>软工</w:t>
            </w:r>
          </w:p>
        </w:tc>
      </w:tr>
    </w:tbl>
    <w:p w14:paraId="383FC12E">
      <w:pPr>
        <w:pStyle w:val="49"/>
        <w:ind w:firstLine="400"/>
        <w:rPr>
          <w:rFonts w:hint="eastAsia" w:ascii="宋体" w:hAnsi="宋体"/>
          <w:color w:val="auto"/>
        </w:rPr>
      </w:pPr>
    </w:p>
    <w:p w14:paraId="1780D29C">
      <w:pPr>
        <w:ind w:firstLine="400"/>
        <w:rPr>
          <w:rFonts w:hint="eastAsia" w:ascii="宋体" w:hAnsi="宋体"/>
          <w:color w:val="auto"/>
        </w:rPr>
      </w:pPr>
    </w:p>
    <w:p w14:paraId="5CFEDCEB">
      <w:pPr>
        <w:pStyle w:val="26"/>
        <w:spacing w:before="0" w:after="0"/>
        <w:ind w:firstLine="400"/>
        <w:rPr>
          <w:rFonts w:ascii="宋体" w:hAnsi="宋体"/>
          <w:caps w:val="0"/>
          <w:color w:val="auto"/>
        </w:rPr>
      </w:pPr>
      <w:r>
        <w:rPr>
          <w:rFonts w:hint="eastAsia" w:ascii="宋体" w:hAnsi="宋体"/>
          <w:caps w:val="0"/>
          <w:color w:val="auto"/>
        </w:rPr>
        <w:t>修订文档历史记录</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440"/>
        <w:gridCol w:w="4320"/>
        <w:gridCol w:w="1980"/>
      </w:tblGrid>
      <w:tr w14:paraId="31268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8" w:type="dxa"/>
            <w:noWrap w:val="0"/>
            <w:vAlign w:val="top"/>
          </w:tcPr>
          <w:p w14:paraId="3B8A89F3">
            <w:pPr>
              <w:ind w:firstLine="400"/>
              <w:rPr>
                <w:rFonts w:ascii="宋体" w:hAnsi="宋体" w:cs="Arial"/>
                <w:b/>
                <w:color w:val="auto"/>
              </w:rPr>
            </w:pPr>
            <w:r>
              <w:rPr>
                <w:rFonts w:hint="eastAsia" w:ascii="宋体" w:hAnsi="宋体" w:cs="Arial"/>
                <w:b/>
                <w:color w:val="auto"/>
              </w:rPr>
              <w:t>日期</w:t>
            </w:r>
          </w:p>
        </w:tc>
        <w:tc>
          <w:tcPr>
            <w:tcW w:w="1440" w:type="dxa"/>
            <w:noWrap w:val="0"/>
            <w:vAlign w:val="top"/>
          </w:tcPr>
          <w:p w14:paraId="6BA169C6">
            <w:pPr>
              <w:ind w:firstLine="400"/>
              <w:rPr>
                <w:rFonts w:ascii="宋体" w:hAnsi="宋体" w:cs="Arial"/>
                <w:b/>
                <w:color w:val="auto"/>
              </w:rPr>
            </w:pPr>
            <w:r>
              <w:rPr>
                <w:rFonts w:hint="eastAsia" w:ascii="宋体" w:hAnsi="宋体" w:cs="Arial"/>
                <w:b/>
                <w:color w:val="auto"/>
              </w:rPr>
              <w:t>版本</w:t>
            </w:r>
          </w:p>
        </w:tc>
        <w:tc>
          <w:tcPr>
            <w:tcW w:w="4320" w:type="dxa"/>
            <w:noWrap w:val="0"/>
            <w:vAlign w:val="top"/>
          </w:tcPr>
          <w:p w14:paraId="6BAB83C4">
            <w:pPr>
              <w:ind w:firstLine="400"/>
              <w:rPr>
                <w:rFonts w:ascii="宋体" w:hAnsi="宋体" w:cs="Arial"/>
                <w:b/>
                <w:color w:val="auto"/>
              </w:rPr>
            </w:pPr>
            <w:r>
              <w:rPr>
                <w:rFonts w:hint="eastAsia" w:ascii="宋体" w:hAnsi="宋体" w:cs="Arial"/>
                <w:b/>
                <w:color w:val="auto"/>
              </w:rPr>
              <w:t>说明</w:t>
            </w:r>
          </w:p>
        </w:tc>
        <w:tc>
          <w:tcPr>
            <w:tcW w:w="1980" w:type="dxa"/>
            <w:noWrap w:val="0"/>
            <w:vAlign w:val="top"/>
          </w:tcPr>
          <w:p w14:paraId="2FDFC46A">
            <w:pPr>
              <w:ind w:firstLine="400"/>
              <w:rPr>
                <w:rFonts w:ascii="宋体" w:hAnsi="宋体" w:cs="Arial"/>
                <w:b/>
                <w:color w:val="auto"/>
              </w:rPr>
            </w:pPr>
            <w:r>
              <w:rPr>
                <w:rFonts w:hint="eastAsia" w:ascii="宋体" w:hAnsi="宋体" w:cs="Arial"/>
                <w:b/>
                <w:color w:val="auto"/>
              </w:rPr>
              <w:t>作者</w:t>
            </w:r>
          </w:p>
        </w:tc>
      </w:tr>
      <w:tr w14:paraId="116A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548" w:type="dxa"/>
            <w:noWrap w:val="0"/>
            <w:vAlign w:val="top"/>
          </w:tcPr>
          <w:p w14:paraId="78899C20">
            <w:pPr>
              <w:ind w:firstLine="400"/>
              <w:rPr>
                <w:rFonts w:hint="eastAsia" w:ascii="宋体" w:hAnsi="宋体" w:cs="Arial"/>
                <w:color w:val="auto"/>
              </w:rPr>
            </w:pPr>
            <w:r>
              <w:rPr>
                <w:rFonts w:hint="eastAsia" w:ascii="宋体" w:hAnsi="宋体" w:cs="Arial"/>
                <w:color w:val="auto"/>
              </w:rPr>
              <w:t>2025-8-9</w:t>
            </w:r>
          </w:p>
        </w:tc>
        <w:tc>
          <w:tcPr>
            <w:tcW w:w="1440" w:type="dxa"/>
            <w:noWrap w:val="0"/>
            <w:vAlign w:val="top"/>
          </w:tcPr>
          <w:p w14:paraId="71EC1FE6">
            <w:pPr>
              <w:ind w:firstLine="400"/>
              <w:rPr>
                <w:rFonts w:hint="eastAsia" w:ascii="宋体" w:hAnsi="宋体" w:cs="Arial"/>
                <w:color w:val="auto"/>
              </w:rPr>
            </w:pPr>
            <w:r>
              <w:rPr>
                <w:rFonts w:hint="eastAsia" w:ascii="宋体" w:hAnsi="宋体" w:cs="Arial"/>
                <w:color w:val="auto"/>
              </w:rPr>
              <w:t>1.0.20221118</w:t>
            </w:r>
          </w:p>
        </w:tc>
        <w:tc>
          <w:tcPr>
            <w:tcW w:w="4320" w:type="dxa"/>
            <w:noWrap w:val="0"/>
            <w:vAlign w:val="top"/>
          </w:tcPr>
          <w:p w14:paraId="77C1711F">
            <w:pPr>
              <w:ind w:firstLine="400"/>
              <w:rPr>
                <w:rFonts w:hint="eastAsia" w:ascii="宋体" w:hAnsi="宋体" w:cs="Arial"/>
                <w:color w:val="auto"/>
              </w:rPr>
            </w:pPr>
            <w:r>
              <w:rPr>
                <w:rFonts w:hint="eastAsia" w:ascii="宋体" w:hAnsi="宋体" w:cs="Arial"/>
                <w:color w:val="auto"/>
              </w:rPr>
              <w:t>正式确定基本功能</w:t>
            </w:r>
          </w:p>
        </w:tc>
        <w:tc>
          <w:tcPr>
            <w:tcW w:w="1980" w:type="dxa"/>
            <w:noWrap w:val="0"/>
            <w:vAlign w:val="top"/>
          </w:tcPr>
          <w:p w14:paraId="51D567BE">
            <w:pPr>
              <w:ind w:firstLine="400"/>
              <w:rPr>
                <w:rFonts w:hint="eastAsia" w:ascii="宋体" w:hAnsi="宋体" w:eastAsia="宋体" w:cs="Arial"/>
                <w:color w:val="auto"/>
                <w:lang w:eastAsia="zh-CN"/>
              </w:rPr>
            </w:pPr>
            <w:r>
              <w:rPr>
                <w:rFonts w:hint="eastAsia" w:ascii="宋体" w:hAnsi="宋体" w:cs="Arial"/>
                <w:color w:val="auto"/>
                <w:lang w:val="en-US" w:eastAsia="zh-CN"/>
              </w:rPr>
              <w:t>王浩宇</w:t>
            </w:r>
          </w:p>
        </w:tc>
      </w:tr>
      <w:tr w14:paraId="04763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548" w:type="dxa"/>
            <w:noWrap w:val="0"/>
            <w:vAlign w:val="top"/>
          </w:tcPr>
          <w:p w14:paraId="428DCC12">
            <w:pPr>
              <w:ind w:firstLine="400"/>
              <w:rPr>
                <w:rFonts w:hint="eastAsia" w:ascii="宋体" w:hAnsi="宋体" w:eastAsia="宋体" w:cs="Arial"/>
                <w:color w:val="auto"/>
                <w:lang w:eastAsia="zh-CN"/>
              </w:rPr>
            </w:pPr>
          </w:p>
        </w:tc>
        <w:tc>
          <w:tcPr>
            <w:tcW w:w="1440" w:type="dxa"/>
            <w:noWrap w:val="0"/>
            <w:vAlign w:val="top"/>
          </w:tcPr>
          <w:p w14:paraId="09B67D3B">
            <w:pPr>
              <w:ind w:firstLine="400"/>
              <w:rPr>
                <w:rFonts w:hint="eastAsia" w:ascii="宋体" w:hAnsi="宋体" w:cs="Arial"/>
                <w:color w:val="auto"/>
              </w:rPr>
            </w:pPr>
          </w:p>
        </w:tc>
        <w:tc>
          <w:tcPr>
            <w:tcW w:w="4320" w:type="dxa"/>
            <w:noWrap w:val="0"/>
            <w:vAlign w:val="top"/>
          </w:tcPr>
          <w:p w14:paraId="194E928F">
            <w:pPr>
              <w:ind w:firstLine="400"/>
              <w:rPr>
                <w:rFonts w:hint="eastAsia" w:ascii="宋体" w:hAnsi="宋体" w:cs="Arial"/>
                <w:color w:val="auto"/>
              </w:rPr>
            </w:pPr>
          </w:p>
        </w:tc>
        <w:tc>
          <w:tcPr>
            <w:tcW w:w="1980" w:type="dxa"/>
            <w:noWrap w:val="0"/>
            <w:vAlign w:val="top"/>
          </w:tcPr>
          <w:p w14:paraId="73769A13">
            <w:pPr>
              <w:ind w:firstLine="400"/>
              <w:rPr>
                <w:rFonts w:hint="eastAsia" w:ascii="宋体" w:hAnsi="宋体" w:cs="Arial"/>
                <w:color w:val="auto"/>
              </w:rPr>
            </w:pPr>
          </w:p>
        </w:tc>
      </w:tr>
      <w:tr w14:paraId="4792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438AB40">
            <w:pPr>
              <w:ind w:firstLine="400"/>
              <w:rPr>
                <w:rFonts w:hint="eastAsia" w:ascii="宋体" w:hAnsi="宋体" w:eastAsia="宋体" w:cs="Arial"/>
                <w:color w:val="auto"/>
                <w:lang w:eastAsia="zh-CN"/>
              </w:rPr>
            </w:pPr>
            <w:r>
              <w:rPr>
                <w:rFonts w:hint="eastAsia" w:ascii="宋体" w:hAnsi="宋体" w:cs="Arial"/>
                <w:color w:val="auto"/>
                <w:lang w:eastAsia="zh-CN"/>
              </w:rPr>
              <w:t xml:space="preserve"> </w:t>
            </w:r>
          </w:p>
        </w:tc>
        <w:tc>
          <w:tcPr>
            <w:tcW w:w="1440" w:type="dxa"/>
            <w:noWrap w:val="0"/>
            <w:vAlign w:val="top"/>
          </w:tcPr>
          <w:p w14:paraId="73B9A1E0">
            <w:pPr>
              <w:ind w:firstLine="400"/>
              <w:rPr>
                <w:rFonts w:hint="eastAsia" w:ascii="宋体" w:hAnsi="宋体" w:cs="Arial"/>
                <w:color w:val="auto"/>
              </w:rPr>
            </w:pPr>
          </w:p>
        </w:tc>
        <w:tc>
          <w:tcPr>
            <w:tcW w:w="4320" w:type="dxa"/>
            <w:noWrap w:val="0"/>
            <w:vAlign w:val="top"/>
          </w:tcPr>
          <w:p w14:paraId="6603B422">
            <w:pPr>
              <w:ind w:firstLine="400"/>
              <w:rPr>
                <w:rFonts w:hint="eastAsia" w:ascii="宋体" w:hAnsi="宋体" w:cs="Arial"/>
                <w:color w:val="auto"/>
              </w:rPr>
            </w:pPr>
          </w:p>
        </w:tc>
        <w:tc>
          <w:tcPr>
            <w:tcW w:w="1980" w:type="dxa"/>
            <w:noWrap w:val="0"/>
            <w:vAlign w:val="top"/>
          </w:tcPr>
          <w:p w14:paraId="29F343D6">
            <w:pPr>
              <w:ind w:firstLine="400"/>
              <w:rPr>
                <w:rFonts w:hint="eastAsia" w:ascii="宋体" w:hAnsi="宋体" w:cs="Arial"/>
                <w:color w:val="auto"/>
              </w:rPr>
            </w:pPr>
          </w:p>
        </w:tc>
      </w:tr>
      <w:tr w14:paraId="2AA06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A9BA0A3">
            <w:pPr>
              <w:ind w:firstLine="400"/>
              <w:rPr>
                <w:rFonts w:hint="eastAsia" w:ascii="宋体" w:hAnsi="宋体" w:eastAsia="宋体" w:cs="Arial"/>
                <w:color w:val="auto"/>
                <w:lang w:val="en-US" w:eastAsia="zh-CN"/>
              </w:rPr>
            </w:pPr>
            <w:r>
              <w:rPr>
                <w:rFonts w:hint="eastAsia" w:ascii="宋体" w:hAnsi="宋体" w:cs="Arial"/>
                <w:color w:val="auto"/>
                <w:lang w:val="en-US" w:eastAsia="zh-CN"/>
              </w:rPr>
              <w:t xml:space="preserve"> </w:t>
            </w:r>
          </w:p>
        </w:tc>
        <w:tc>
          <w:tcPr>
            <w:tcW w:w="1440" w:type="dxa"/>
            <w:noWrap w:val="0"/>
            <w:vAlign w:val="top"/>
          </w:tcPr>
          <w:p w14:paraId="4C2D3B1B">
            <w:pPr>
              <w:ind w:firstLine="400"/>
              <w:rPr>
                <w:rFonts w:hint="default" w:ascii="宋体" w:hAnsi="宋体" w:cs="Arial"/>
                <w:color w:val="auto"/>
                <w:lang w:val="en-US"/>
              </w:rPr>
            </w:pPr>
          </w:p>
        </w:tc>
        <w:tc>
          <w:tcPr>
            <w:tcW w:w="4320" w:type="dxa"/>
            <w:noWrap w:val="0"/>
            <w:vAlign w:val="top"/>
          </w:tcPr>
          <w:p w14:paraId="328ABE3C">
            <w:pPr>
              <w:ind w:firstLine="400"/>
              <w:rPr>
                <w:rFonts w:hint="default" w:ascii="宋体" w:hAnsi="宋体" w:cs="Arial"/>
                <w:color w:val="auto"/>
                <w:lang w:val="en-US"/>
              </w:rPr>
            </w:pPr>
          </w:p>
        </w:tc>
        <w:tc>
          <w:tcPr>
            <w:tcW w:w="1980" w:type="dxa"/>
            <w:noWrap w:val="0"/>
            <w:vAlign w:val="top"/>
          </w:tcPr>
          <w:p w14:paraId="2D7F57CF">
            <w:pPr>
              <w:ind w:firstLine="400"/>
              <w:rPr>
                <w:rFonts w:hint="default" w:ascii="宋体" w:hAnsi="宋体" w:cs="Arial"/>
                <w:color w:val="auto"/>
                <w:lang w:val="en-US"/>
              </w:rPr>
            </w:pPr>
          </w:p>
        </w:tc>
      </w:tr>
      <w:tr w14:paraId="2167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C481469">
            <w:pPr>
              <w:ind w:firstLine="400"/>
              <w:rPr>
                <w:rFonts w:hint="eastAsia" w:ascii="宋体" w:hAnsi="宋体" w:eastAsia="宋体" w:cs="Arial"/>
                <w:color w:val="auto"/>
                <w:lang w:eastAsia="zh-CN"/>
              </w:rPr>
            </w:pPr>
            <w:r>
              <w:rPr>
                <w:rFonts w:hint="eastAsia" w:ascii="宋体" w:hAnsi="宋体" w:cs="Arial"/>
                <w:color w:val="auto"/>
                <w:lang w:eastAsia="zh-CN"/>
              </w:rPr>
              <w:t xml:space="preserve"> </w:t>
            </w:r>
          </w:p>
        </w:tc>
        <w:tc>
          <w:tcPr>
            <w:tcW w:w="1440" w:type="dxa"/>
            <w:noWrap w:val="0"/>
            <w:vAlign w:val="top"/>
          </w:tcPr>
          <w:p w14:paraId="7BAEBC7C">
            <w:pPr>
              <w:ind w:firstLine="400"/>
              <w:rPr>
                <w:rFonts w:hint="eastAsia" w:ascii="宋体" w:hAnsi="宋体" w:cs="Arial"/>
                <w:color w:val="auto"/>
              </w:rPr>
            </w:pPr>
          </w:p>
        </w:tc>
        <w:tc>
          <w:tcPr>
            <w:tcW w:w="4320" w:type="dxa"/>
            <w:noWrap w:val="0"/>
            <w:vAlign w:val="top"/>
          </w:tcPr>
          <w:p w14:paraId="6C8CD514">
            <w:pPr>
              <w:ind w:firstLine="400"/>
              <w:rPr>
                <w:rFonts w:ascii="宋体" w:hAnsi="宋体" w:cs="Arial"/>
                <w:color w:val="auto"/>
              </w:rPr>
            </w:pPr>
          </w:p>
        </w:tc>
        <w:tc>
          <w:tcPr>
            <w:tcW w:w="1980" w:type="dxa"/>
            <w:noWrap w:val="0"/>
            <w:vAlign w:val="top"/>
          </w:tcPr>
          <w:p w14:paraId="6C9CD5E3">
            <w:pPr>
              <w:ind w:firstLine="400"/>
              <w:rPr>
                <w:rFonts w:hint="eastAsia" w:ascii="宋体" w:hAnsi="宋体" w:cs="Arial"/>
                <w:color w:val="auto"/>
              </w:rPr>
            </w:pPr>
          </w:p>
        </w:tc>
      </w:tr>
      <w:tr w14:paraId="5739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6B63BC4B">
            <w:pPr>
              <w:ind w:firstLine="400"/>
              <w:rPr>
                <w:rFonts w:hint="eastAsia" w:ascii="宋体" w:hAnsi="宋体" w:eastAsia="宋体" w:cs="Arial"/>
                <w:color w:val="auto"/>
                <w:lang w:val="en-US" w:eastAsia="zh-CN"/>
              </w:rPr>
            </w:pPr>
            <w:r>
              <w:rPr>
                <w:rFonts w:hint="eastAsia" w:ascii="宋体" w:hAnsi="宋体" w:cs="Arial"/>
                <w:color w:val="auto"/>
                <w:lang w:val="en-US" w:eastAsia="zh-CN"/>
              </w:rPr>
              <w:t xml:space="preserve"> </w:t>
            </w:r>
          </w:p>
        </w:tc>
        <w:tc>
          <w:tcPr>
            <w:tcW w:w="1440" w:type="dxa"/>
            <w:noWrap w:val="0"/>
            <w:vAlign w:val="top"/>
          </w:tcPr>
          <w:p w14:paraId="5CFFC729">
            <w:pPr>
              <w:ind w:firstLine="400"/>
              <w:rPr>
                <w:rFonts w:hint="default" w:ascii="宋体" w:hAnsi="宋体" w:cs="Arial"/>
                <w:color w:val="auto"/>
                <w:lang w:val="en-US"/>
              </w:rPr>
            </w:pPr>
          </w:p>
        </w:tc>
        <w:tc>
          <w:tcPr>
            <w:tcW w:w="4320" w:type="dxa"/>
            <w:noWrap w:val="0"/>
            <w:vAlign w:val="top"/>
          </w:tcPr>
          <w:p w14:paraId="37D476BC">
            <w:pPr>
              <w:ind w:firstLine="400"/>
              <w:rPr>
                <w:rFonts w:hint="default" w:ascii="宋体" w:hAnsi="宋体" w:cs="Arial"/>
                <w:color w:val="auto"/>
                <w:lang w:val="en-US"/>
              </w:rPr>
            </w:pPr>
          </w:p>
        </w:tc>
        <w:tc>
          <w:tcPr>
            <w:tcW w:w="1980" w:type="dxa"/>
            <w:noWrap w:val="0"/>
            <w:vAlign w:val="top"/>
          </w:tcPr>
          <w:p w14:paraId="62405FC7">
            <w:pPr>
              <w:ind w:firstLine="400"/>
              <w:rPr>
                <w:rFonts w:hint="default" w:ascii="宋体" w:hAnsi="宋体" w:cs="Arial"/>
                <w:color w:val="auto"/>
                <w:lang w:val="en-US"/>
              </w:rPr>
            </w:pPr>
          </w:p>
        </w:tc>
      </w:tr>
      <w:tr w14:paraId="754B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 w:hRule="atLeast"/>
        </w:trPr>
        <w:tc>
          <w:tcPr>
            <w:tcW w:w="1548" w:type="dxa"/>
            <w:noWrap w:val="0"/>
            <w:vAlign w:val="top"/>
          </w:tcPr>
          <w:p w14:paraId="459DD80C">
            <w:pPr>
              <w:ind w:firstLine="400"/>
              <w:rPr>
                <w:rFonts w:ascii="宋体" w:hAnsi="宋体" w:cs="Arial"/>
                <w:color w:val="auto"/>
              </w:rPr>
            </w:pPr>
          </w:p>
        </w:tc>
        <w:tc>
          <w:tcPr>
            <w:tcW w:w="1440" w:type="dxa"/>
            <w:noWrap w:val="0"/>
            <w:vAlign w:val="top"/>
          </w:tcPr>
          <w:p w14:paraId="7892930A">
            <w:pPr>
              <w:ind w:firstLine="400"/>
              <w:rPr>
                <w:rFonts w:ascii="宋体" w:hAnsi="宋体" w:cs="Arial"/>
                <w:color w:val="auto"/>
              </w:rPr>
            </w:pPr>
          </w:p>
        </w:tc>
        <w:tc>
          <w:tcPr>
            <w:tcW w:w="4320" w:type="dxa"/>
            <w:noWrap w:val="0"/>
            <w:vAlign w:val="top"/>
          </w:tcPr>
          <w:p w14:paraId="1E429F7D">
            <w:pPr>
              <w:ind w:firstLine="400"/>
              <w:rPr>
                <w:rFonts w:ascii="宋体" w:hAnsi="宋体" w:cs="Arial"/>
                <w:color w:val="auto"/>
              </w:rPr>
            </w:pPr>
          </w:p>
        </w:tc>
        <w:tc>
          <w:tcPr>
            <w:tcW w:w="1980" w:type="dxa"/>
            <w:noWrap w:val="0"/>
            <w:vAlign w:val="top"/>
          </w:tcPr>
          <w:p w14:paraId="4FCC9B63">
            <w:pPr>
              <w:ind w:firstLine="400"/>
              <w:rPr>
                <w:rFonts w:ascii="宋体" w:hAnsi="宋体" w:cs="Arial"/>
                <w:color w:val="auto"/>
              </w:rPr>
            </w:pPr>
          </w:p>
        </w:tc>
      </w:tr>
      <w:tr w14:paraId="0DFB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 w:hRule="atLeast"/>
        </w:trPr>
        <w:tc>
          <w:tcPr>
            <w:tcW w:w="1548" w:type="dxa"/>
            <w:noWrap w:val="0"/>
            <w:vAlign w:val="top"/>
          </w:tcPr>
          <w:p w14:paraId="0DDBAE5F">
            <w:pPr>
              <w:ind w:firstLine="400"/>
              <w:rPr>
                <w:rFonts w:ascii="宋体" w:hAnsi="宋体" w:cs="Arial"/>
                <w:color w:val="auto"/>
              </w:rPr>
            </w:pPr>
          </w:p>
        </w:tc>
        <w:tc>
          <w:tcPr>
            <w:tcW w:w="1440" w:type="dxa"/>
            <w:noWrap w:val="0"/>
            <w:vAlign w:val="top"/>
          </w:tcPr>
          <w:p w14:paraId="4A202EF8">
            <w:pPr>
              <w:ind w:firstLine="400"/>
              <w:rPr>
                <w:rFonts w:ascii="宋体" w:hAnsi="宋体" w:cs="Arial"/>
                <w:color w:val="auto"/>
              </w:rPr>
            </w:pPr>
          </w:p>
        </w:tc>
        <w:tc>
          <w:tcPr>
            <w:tcW w:w="4320" w:type="dxa"/>
            <w:noWrap w:val="0"/>
            <w:vAlign w:val="top"/>
          </w:tcPr>
          <w:p w14:paraId="52BF6E6A">
            <w:pPr>
              <w:ind w:firstLine="400"/>
              <w:rPr>
                <w:rFonts w:ascii="宋体" w:hAnsi="宋体" w:cs="Arial"/>
                <w:color w:val="auto"/>
              </w:rPr>
            </w:pPr>
          </w:p>
        </w:tc>
        <w:tc>
          <w:tcPr>
            <w:tcW w:w="1980" w:type="dxa"/>
            <w:noWrap w:val="0"/>
            <w:vAlign w:val="top"/>
          </w:tcPr>
          <w:p w14:paraId="6950F99E">
            <w:pPr>
              <w:ind w:firstLine="400"/>
              <w:rPr>
                <w:rFonts w:ascii="宋体" w:hAnsi="宋体" w:cs="Arial"/>
                <w:color w:val="auto"/>
              </w:rPr>
            </w:pPr>
          </w:p>
        </w:tc>
      </w:tr>
      <w:tr w14:paraId="75D6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DDEC508">
            <w:pPr>
              <w:ind w:firstLine="400"/>
              <w:rPr>
                <w:rFonts w:ascii="宋体" w:hAnsi="宋体" w:cs="Arial"/>
                <w:color w:val="auto"/>
              </w:rPr>
            </w:pPr>
          </w:p>
        </w:tc>
        <w:tc>
          <w:tcPr>
            <w:tcW w:w="1440" w:type="dxa"/>
            <w:noWrap w:val="0"/>
            <w:vAlign w:val="top"/>
          </w:tcPr>
          <w:p w14:paraId="48D7AB72">
            <w:pPr>
              <w:ind w:firstLine="400"/>
              <w:rPr>
                <w:rFonts w:ascii="宋体" w:hAnsi="宋体" w:cs="Arial"/>
                <w:color w:val="auto"/>
              </w:rPr>
            </w:pPr>
          </w:p>
        </w:tc>
        <w:tc>
          <w:tcPr>
            <w:tcW w:w="4320" w:type="dxa"/>
            <w:noWrap w:val="0"/>
            <w:vAlign w:val="top"/>
          </w:tcPr>
          <w:p w14:paraId="4FE609D0">
            <w:pPr>
              <w:ind w:firstLine="400"/>
              <w:rPr>
                <w:rFonts w:ascii="宋体" w:hAnsi="宋体" w:cs="Arial"/>
                <w:color w:val="auto"/>
              </w:rPr>
            </w:pPr>
          </w:p>
        </w:tc>
        <w:tc>
          <w:tcPr>
            <w:tcW w:w="1980" w:type="dxa"/>
            <w:noWrap w:val="0"/>
            <w:vAlign w:val="top"/>
          </w:tcPr>
          <w:p w14:paraId="1350521F">
            <w:pPr>
              <w:ind w:firstLine="400"/>
              <w:rPr>
                <w:rFonts w:ascii="宋体" w:hAnsi="宋体" w:cs="Arial"/>
                <w:color w:val="auto"/>
              </w:rPr>
            </w:pPr>
          </w:p>
        </w:tc>
      </w:tr>
      <w:tr w14:paraId="26E7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024F088">
            <w:pPr>
              <w:ind w:firstLine="400"/>
              <w:rPr>
                <w:rFonts w:ascii="宋体" w:hAnsi="宋体" w:cs="Arial"/>
                <w:color w:val="auto"/>
              </w:rPr>
            </w:pPr>
          </w:p>
        </w:tc>
        <w:tc>
          <w:tcPr>
            <w:tcW w:w="1440" w:type="dxa"/>
            <w:noWrap w:val="0"/>
            <w:vAlign w:val="top"/>
          </w:tcPr>
          <w:p w14:paraId="70A976D3">
            <w:pPr>
              <w:ind w:firstLine="400"/>
              <w:rPr>
                <w:rFonts w:ascii="宋体" w:hAnsi="宋体" w:cs="Arial"/>
                <w:color w:val="auto"/>
              </w:rPr>
            </w:pPr>
          </w:p>
        </w:tc>
        <w:tc>
          <w:tcPr>
            <w:tcW w:w="4320" w:type="dxa"/>
            <w:noWrap w:val="0"/>
            <w:vAlign w:val="top"/>
          </w:tcPr>
          <w:p w14:paraId="6F805F8E">
            <w:pPr>
              <w:ind w:firstLine="400"/>
              <w:rPr>
                <w:rFonts w:ascii="宋体" w:hAnsi="宋体" w:cs="Arial"/>
                <w:color w:val="auto"/>
              </w:rPr>
            </w:pPr>
          </w:p>
        </w:tc>
        <w:tc>
          <w:tcPr>
            <w:tcW w:w="1980" w:type="dxa"/>
            <w:noWrap w:val="0"/>
            <w:vAlign w:val="top"/>
          </w:tcPr>
          <w:p w14:paraId="744B99E6">
            <w:pPr>
              <w:ind w:firstLine="400"/>
              <w:rPr>
                <w:rFonts w:ascii="宋体" w:hAnsi="宋体" w:cs="Arial"/>
                <w:color w:val="auto"/>
              </w:rPr>
            </w:pPr>
          </w:p>
        </w:tc>
      </w:tr>
      <w:tr w14:paraId="6581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7562B035">
            <w:pPr>
              <w:ind w:firstLine="400"/>
              <w:rPr>
                <w:rFonts w:ascii="宋体" w:hAnsi="宋体" w:cs="Arial"/>
                <w:color w:val="auto"/>
              </w:rPr>
            </w:pPr>
          </w:p>
        </w:tc>
        <w:tc>
          <w:tcPr>
            <w:tcW w:w="1440" w:type="dxa"/>
            <w:noWrap w:val="0"/>
            <w:vAlign w:val="top"/>
          </w:tcPr>
          <w:p w14:paraId="79304660">
            <w:pPr>
              <w:ind w:firstLine="400"/>
              <w:rPr>
                <w:rFonts w:ascii="宋体" w:hAnsi="宋体" w:cs="Arial"/>
                <w:color w:val="auto"/>
              </w:rPr>
            </w:pPr>
          </w:p>
        </w:tc>
        <w:tc>
          <w:tcPr>
            <w:tcW w:w="4320" w:type="dxa"/>
            <w:noWrap w:val="0"/>
            <w:vAlign w:val="top"/>
          </w:tcPr>
          <w:p w14:paraId="47F37ACB">
            <w:pPr>
              <w:ind w:firstLine="400"/>
              <w:rPr>
                <w:rFonts w:ascii="宋体" w:hAnsi="宋体" w:cs="Arial"/>
                <w:color w:val="auto"/>
              </w:rPr>
            </w:pPr>
          </w:p>
        </w:tc>
        <w:tc>
          <w:tcPr>
            <w:tcW w:w="1980" w:type="dxa"/>
            <w:noWrap w:val="0"/>
            <w:vAlign w:val="top"/>
          </w:tcPr>
          <w:p w14:paraId="7DABF0D4">
            <w:pPr>
              <w:ind w:firstLine="400"/>
              <w:rPr>
                <w:rFonts w:ascii="宋体" w:hAnsi="宋体" w:cs="Arial"/>
                <w:color w:val="auto"/>
              </w:rPr>
            </w:pPr>
          </w:p>
        </w:tc>
      </w:tr>
      <w:tr w14:paraId="627D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52412D5">
            <w:pPr>
              <w:ind w:firstLine="400"/>
              <w:rPr>
                <w:rFonts w:ascii="宋体" w:hAnsi="宋体" w:cs="Arial"/>
                <w:color w:val="auto"/>
              </w:rPr>
            </w:pPr>
          </w:p>
        </w:tc>
        <w:tc>
          <w:tcPr>
            <w:tcW w:w="1440" w:type="dxa"/>
            <w:noWrap w:val="0"/>
            <w:vAlign w:val="top"/>
          </w:tcPr>
          <w:p w14:paraId="7CB07764">
            <w:pPr>
              <w:ind w:firstLine="400"/>
              <w:rPr>
                <w:rFonts w:ascii="宋体" w:hAnsi="宋体" w:cs="Arial"/>
                <w:color w:val="auto"/>
              </w:rPr>
            </w:pPr>
          </w:p>
        </w:tc>
        <w:tc>
          <w:tcPr>
            <w:tcW w:w="4320" w:type="dxa"/>
            <w:noWrap w:val="0"/>
            <w:vAlign w:val="top"/>
          </w:tcPr>
          <w:p w14:paraId="64BAC67F">
            <w:pPr>
              <w:ind w:firstLine="400"/>
              <w:rPr>
                <w:rFonts w:ascii="宋体" w:hAnsi="宋体" w:cs="Arial"/>
                <w:color w:val="auto"/>
              </w:rPr>
            </w:pPr>
          </w:p>
        </w:tc>
        <w:tc>
          <w:tcPr>
            <w:tcW w:w="1980" w:type="dxa"/>
            <w:noWrap w:val="0"/>
            <w:vAlign w:val="top"/>
          </w:tcPr>
          <w:p w14:paraId="06A0B9E0">
            <w:pPr>
              <w:ind w:firstLine="400"/>
              <w:rPr>
                <w:rFonts w:ascii="宋体" w:hAnsi="宋体" w:cs="Arial"/>
                <w:color w:val="auto"/>
              </w:rPr>
            </w:pPr>
          </w:p>
        </w:tc>
      </w:tr>
      <w:tr w14:paraId="217A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74407F96">
            <w:pPr>
              <w:ind w:firstLine="400"/>
              <w:rPr>
                <w:rFonts w:ascii="宋体" w:hAnsi="宋体" w:cs="Arial"/>
                <w:color w:val="auto"/>
              </w:rPr>
            </w:pPr>
          </w:p>
        </w:tc>
        <w:tc>
          <w:tcPr>
            <w:tcW w:w="1440" w:type="dxa"/>
            <w:noWrap w:val="0"/>
            <w:vAlign w:val="top"/>
          </w:tcPr>
          <w:p w14:paraId="751FED39">
            <w:pPr>
              <w:ind w:firstLine="400"/>
              <w:rPr>
                <w:rFonts w:ascii="宋体" w:hAnsi="宋体" w:cs="Arial"/>
                <w:color w:val="auto"/>
              </w:rPr>
            </w:pPr>
          </w:p>
        </w:tc>
        <w:tc>
          <w:tcPr>
            <w:tcW w:w="4320" w:type="dxa"/>
            <w:noWrap w:val="0"/>
            <w:vAlign w:val="top"/>
          </w:tcPr>
          <w:p w14:paraId="7D5ADB00">
            <w:pPr>
              <w:ind w:firstLine="400"/>
              <w:rPr>
                <w:rFonts w:ascii="宋体" w:hAnsi="宋体" w:cs="Arial"/>
                <w:color w:val="auto"/>
              </w:rPr>
            </w:pPr>
          </w:p>
        </w:tc>
        <w:tc>
          <w:tcPr>
            <w:tcW w:w="1980" w:type="dxa"/>
            <w:noWrap w:val="0"/>
            <w:vAlign w:val="top"/>
          </w:tcPr>
          <w:p w14:paraId="4327561A">
            <w:pPr>
              <w:ind w:firstLine="400"/>
              <w:rPr>
                <w:rFonts w:ascii="宋体" w:hAnsi="宋体" w:cs="Arial"/>
                <w:color w:val="auto"/>
              </w:rPr>
            </w:pPr>
          </w:p>
        </w:tc>
      </w:tr>
      <w:tr w14:paraId="16BE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03A4242B">
            <w:pPr>
              <w:ind w:firstLine="400"/>
              <w:rPr>
                <w:rFonts w:ascii="宋体" w:hAnsi="宋体" w:cs="Arial"/>
                <w:color w:val="auto"/>
              </w:rPr>
            </w:pPr>
          </w:p>
        </w:tc>
        <w:tc>
          <w:tcPr>
            <w:tcW w:w="1440" w:type="dxa"/>
            <w:noWrap w:val="0"/>
            <w:vAlign w:val="top"/>
          </w:tcPr>
          <w:p w14:paraId="370B6D11">
            <w:pPr>
              <w:ind w:firstLine="400"/>
              <w:rPr>
                <w:rFonts w:ascii="宋体" w:hAnsi="宋体" w:cs="Arial"/>
                <w:color w:val="auto"/>
              </w:rPr>
            </w:pPr>
          </w:p>
        </w:tc>
        <w:tc>
          <w:tcPr>
            <w:tcW w:w="4320" w:type="dxa"/>
            <w:noWrap w:val="0"/>
            <w:vAlign w:val="top"/>
          </w:tcPr>
          <w:p w14:paraId="1F634C38">
            <w:pPr>
              <w:ind w:firstLine="400"/>
              <w:rPr>
                <w:rFonts w:ascii="宋体" w:hAnsi="宋体" w:cs="Arial"/>
                <w:color w:val="auto"/>
              </w:rPr>
            </w:pPr>
          </w:p>
        </w:tc>
        <w:tc>
          <w:tcPr>
            <w:tcW w:w="1980" w:type="dxa"/>
            <w:noWrap w:val="0"/>
            <w:vAlign w:val="top"/>
          </w:tcPr>
          <w:p w14:paraId="1246562A">
            <w:pPr>
              <w:ind w:firstLine="400"/>
              <w:rPr>
                <w:rFonts w:ascii="宋体" w:hAnsi="宋体" w:cs="Arial"/>
                <w:color w:val="auto"/>
              </w:rPr>
            </w:pPr>
          </w:p>
        </w:tc>
      </w:tr>
      <w:tr w14:paraId="5715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6E3816CF">
            <w:pPr>
              <w:ind w:firstLine="400"/>
              <w:rPr>
                <w:rFonts w:ascii="宋体" w:hAnsi="宋体" w:cs="Arial"/>
                <w:color w:val="auto"/>
              </w:rPr>
            </w:pPr>
          </w:p>
        </w:tc>
        <w:tc>
          <w:tcPr>
            <w:tcW w:w="1440" w:type="dxa"/>
            <w:noWrap w:val="0"/>
            <w:vAlign w:val="top"/>
          </w:tcPr>
          <w:p w14:paraId="5E6A2094">
            <w:pPr>
              <w:ind w:firstLine="400"/>
              <w:rPr>
                <w:rFonts w:ascii="宋体" w:hAnsi="宋体" w:cs="Arial"/>
                <w:color w:val="auto"/>
              </w:rPr>
            </w:pPr>
          </w:p>
        </w:tc>
        <w:tc>
          <w:tcPr>
            <w:tcW w:w="4320" w:type="dxa"/>
            <w:noWrap w:val="0"/>
            <w:vAlign w:val="top"/>
          </w:tcPr>
          <w:p w14:paraId="24711C10">
            <w:pPr>
              <w:ind w:firstLine="400"/>
              <w:rPr>
                <w:rFonts w:ascii="宋体" w:hAnsi="宋体" w:cs="Arial"/>
                <w:color w:val="auto"/>
              </w:rPr>
            </w:pPr>
          </w:p>
        </w:tc>
        <w:tc>
          <w:tcPr>
            <w:tcW w:w="1980" w:type="dxa"/>
            <w:noWrap w:val="0"/>
            <w:vAlign w:val="top"/>
          </w:tcPr>
          <w:p w14:paraId="705DEFE7">
            <w:pPr>
              <w:ind w:firstLine="400"/>
              <w:rPr>
                <w:rFonts w:ascii="宋体" w:hAnsi="宋体" w:cs="Arial"/>
                <w:color w:val="auto"/>
              </w:rPr>
            </w:pPr>
          </w:p>
        </w:tc>
      </w:tr>
      <w:tr w14:paraId="77F1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 w:hRule="atLeast"/>
        </w:trPr>
        <w:tc>
          <w:tcPr>
            <w:tcW w:w="1548" w:type="dxa"/>
            <w:noWrap w:val="0"/>
            <w:vAlign w:val="top"/>
          </w:tcPr>
          <w:p w14:paraId="28A0AB66">
            <w:pPr>
              <w:ind w:firstLine="400"/>
              <w:rPr>
                <w:rFonts w:ascii="宋体" w:hAnsi="宋体" w:cs="Arial"/>
                <w:color w:val="auto"/>
              </w:rPr>
            </w:pPr>
          </w:p>
        </w:tc>
        <w:tc>
          <w:tcPr>
            <w:tcW w:w="1440" w:type="dxa"/>
            <w:noWrap w:val="0"/>
            <w:vAlign w:val="top"/>
          </w:tcPr>
          <w:p w14:paraId="3D866F2C">
            <w:pPr>
              <w:ind w:firstLine="400"/>
              <w:rPr>
                <w:rFonts w:ascii="宋体" w:hAnsi="宋体" w:cs="Arial"/>
                <w:color w:val="auto"/>
              </w:rPr>
            </w:pPr>
          </w:p>
        </w:tc>
        <w:tc>
          <w:tcPr>
            <w:tcW w:w="4320" w:type="dxa"/>
            <w:noWrap w:val="0"/>
            <w:vAlign w:val="top"/>
          </w:tcPr>
          <w:p w14:paraId="009BD995">
            <w:pPr>
              <w:ind w:firstLine="400"/>
              <w:rPr>
                <w:rFonts w:ascii="宋体" w:hAnsi="宋体" w:cs="Arial"/>
                <w:color w:val="auto"/>
              </w:rPr>
            </w:pPr>
          </w:p>
        </w:tc>
        <w:tc>
          <w:tcPr>
            <w:tcW w:w="1980" w:type="dxa"/>
            <w:noWrap w:val="0"/>
            <w:vAlign w:val="top"/>
          </w:tcPr>
          <w:p w14:paraId="5C0637F9">
            <w:pPr>
              <w:ind w:firstLine="400"/>
              <w:rPr>
                <w:rFonts w:ascii="宋体" w:hAnsi="宋体" w:cs="Arial"/>
                <w:color w:val="auto"/>
              </w:rPr>
            </w:pPr>
          </w:p>
        </w:tc>
      </w:tr>
      <w:tr w14:paraId="362C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 w:hRule="atLeast"/>
        </w:trPr>
        <w:tc>
          <w:tcPr>
            <w:tcW w:w="1548" w:type="dxa"/>
            <w:noWrap w:val="0"/>
            <w:vAlign w:val="top"/>
          </w:tcPr>
          <w:p w14:paraId="4F7083BE">
            <w:pPr>
              <w:ind w:firstLine="400"/>
              <w:rPr>
                <w:rFonts w:ascii="宋体" w:hAnsi="宋体" w:cs="Arial"/>
                <w:color w:val="auto"/>
              </w:rPr>
            </w:pPr>
          </w:p>
        </w:tc>
        <w:tc>
          <w:tcPr>
            <w:tcW w:w="1440" w:type="dxa"/>
            <w:noWrap w:val="0"/>
            <w:vAlign w:val="top"/>
          </w:tcPr>
          <w:p w14:paraId="695BADAF">
            <w:pPr>
              <w:ind w:firstLine="400"/>
              <w:rPr>
                <w:rFonts w:ascii="宋体" w:hAnsi="宋体" w:cs="Arial"/>
                <w:color w:val="auto"/>
              </w:rPr>
            </w:pPr>
          </w:p>
        </w:tc>
        <w:tc>
          <w:tcPr>
            <w:tcW w:w="4320" w:type="dxa"/>
            <w:noWrap w:val="0"/>
            <w:vAlign w:val="top"/>
          </w:tcPr>
          <w:p w14:paraId="0EC2F9DC">
            <w:pPr>
              <w:ind w:firstLine="400"/>
              <w:rPr>
                <w:rFonts w:ascii="宋体" w:hAnsi="宋体" w:cs="Arial"/>
                <w:color w:val="auto"/>
              </w:rPr>
            </w:pPr>
          </w:p>
        </w:tc>
        <w:tc>
          <w:tcPr>
            <w:tcW w:w="1980" w:type="dxa"/>
            <w:noWrap w:val="0"/>
            <w:vAlign w:val="top"/>
          </w:tcPr>
          <w:p w14:paraId="73D64DF0">
            <w:pPr>
              <w:ind w:firstLine="400"/>
              <w:rPr>
                <w:rFonts w:ascii="宋体" w:hAnsi="宋体" w:cs="Arial"/>
                <w:color w:val="auto"/>
              </w:rPr>
            </w:pPr>
          </w:p>
        </w:tc>
      </w:tr>
      <w:tr w14:paraId="1277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C5CB20C">
            <w:pPr>
              <w:ind w:firstLine="400"/>
              <w:rPr>
                <w:rFonts w:ascii="宋体" w:hAnsi="宋体" w:cs="Arial"/>
                <w:color w:val="auto"/>
              </w:rPr>
            </w:pPr>
          </w:p>
        </w:tc>
        <w:tc>
          <w:tcPr>
            <w:tcW w:w="1440" w:type="dxa"/>
            <w:noWrap w:val="0"/>
            <w:vAlign w:val="top"/>
          </w:tcPr>
          <w:p w14:paraId="3F0D2295">
            <w:pPr>
              <w:ind w:firstLine="400"/>
              <w:rPr>
                <w:rFonts w:ascii="宋体" w:hAnsi="宋体" w:cs="Arial"/>
                <w:color w:val="auto"/>
              </w:rPr>
            </w:pPr>
          </w:p>
        </w:tc>
        <w:tc>
          <w:tcPr>
            <w:tcW w:w="4320" w:type="dxa"/>
            <w:noWrap w:val="0"/>
            <w:vAlign w:val="top"/>
          </w:tcPr>
          <w:p w14:paraId="40BDFC75">
            <w:pPr>
              <w:ind w:firstLine="400"/>
              <w:rPr>
                <w:rFonts w:ascii="宋体" w:hAnsi="宋体" w:cs="Arial"/>
                <w:color w:val="auto"/>
              </w:rPr>
            </w:pPr>
          </w:p>
        </w:tc>
        <w:tc>
          <w:tcPr>
            <w:tcW w:w="1980" w:type="dxa"/>
            <w:noWrap w:val="0"/>
            <w:vAlign w:val="top"/>
          </w:tcPr>
          <w:p w14:paraId="469147F2">
            <w:pPr>
              <w:ind w:firstLine="400"/>
              <w:rPr>
                <w:rFonts w:ascii="宋体" w:hAnsi="宋体" w:cs="Arial"/>
                <w:color w:val="auto"/>
              </w:rPr>
            </w:pPr>
          </w:p>
        </w:tc>
      </w:tr>
      <w:tr w14:paraId="00A5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48" w:type="dxa"/>
            <w:noWrap w:val="0"/>
            <w:vAlign w:val="top"/>
          </w:tcPr>
          <w:p w14:paraId="2782F2EF">
            <w:pPr>
              <w:ind w:firstLine="400"/>
              <w:rPr>
                <w:rFonts w:ascii="宋体" w:hAnsi="宋体" w:cs="Arial"/>
                <w:color w:val="auto"/>
              </w:rPr>
            </w:pPr>
          </w:p>
        </w:tc>
        <w:tc>
          <w:tcPr>
            <w:tcW w:w="1440" w:type="dxa"/>
            <w:noWrap w:val="0"/>
            <w:vAlign w:val="top"/>
          </w:tcPr>
          <w:p w14:paraId="6544EC5C">
            <w:pPr>
              <w:ind w:firstLine="400"/>
              <w:rPr>
                <w:rFonts w:ascii="宋体" w:hAnsi="宋体" w:cs="Arial"/>
                <w:color w:val="auto"/>
              </w:rPr>
            </w:pPr>
          </w:p>
        </w:tc>
        <w:tc>
          <w:tcPr>
            <w:tcW w:w="4320" w:type="dxa"/>
            <w:noWrap w:val="0"/>
            <w:vAlign w:val="top"/>
          </w:tcPr>
          <w:p w14:paraId="2554DA95">
            <w:pPr>
              <w:ind w:firstLine="400"/>
              <w:rPr>
                <w:rFonts w:ascii="宋体" w:hAnsi="宋体" w:cs="Arial"/>
                <w:color w:val="auto"/>
              </w:rPr>
            </w:pPr>
          </w:p>
        </w:tc>
        <w:tc>
          <w:tcPr>
            <w:tcW w:w="1980" w:type="dxa"/>
            <w:noWrap w:val="0"/>
            <w:vAlign w:val="top"/>
          </w:tcPr>
          <w:p w14:paraId="71CC0DC0">
            <w:pPr>
              <w:ind w:firstLine="400"/>
              <w:rPr>
                <w:rFonts w:ascii="宋体" w:hAnsi="宋体" w:cs="Arial"/>
                <w:color w:val="auto"/>
              </w:rPr>
            </w:pPr>
          </w:p>
        </w:tc>
      </w:tr>
    </w:tbl>
    <w:p w14:paraId="248646EF">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3E7311B3">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58B73634">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5B3DF75E">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2B12566D">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386D6D0B">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2F35DEB6">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337CE941">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52A41F01">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2AD7343B">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0E8A1F1F">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756E9233">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6AB3ACA1">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36D5E301">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4E836AE9">
      <w:pPr>
        <w:spacing w:before="0" w:beforeLines="0" w:after="0" w:afterLines="0" w:line="240" w:lineRule="auto"/>
        <w:ind w:left="0" w:leftChars="0" w:right="0" w:rightChars="0" w:firstLine="0" w:firstLineChars="0"/>
        <w:jc w:val="center"/>
        <w:rPr>
          <w:rFonts w:ascii="宋体" w:hAnsi="宋体" w:eastAsia="宋体" w:cs="Times New Roman"/>
          <w:snapToGrid w:val="0"/>
          <w:color w:val="auto"/>
          <w:sz w:val="21"/>
          <w:lang w:val="en-US" w:eastAsia="zh-CN" w:bidi="ar-SA"/>
        </w:rPr>
      </w:pPr>
    </w:p>
    <w:p w14:paraId="4A48A534">
      <w:pPr>
        <w:spacing w:before="0" w:beforeLines="0" w:after="0" w:afterLines="0" w:line="240" w:lineRule="auto"/>
        <w:ind w:left="0" w:leftChars="0" w:right="0" w:rightChars="0" w:firstLine="0" w:firstLineChars="0"/>
        <w:jc w:val="both"/>
        <w:rPr>
          <w:rFonts w:ascii="宋体" w:hAnsi="宋体" w:eastAsia="宋体" w:cs="Times New Roman"/>
          <w:snapToGrid w:val="0"/>
          <w:color w:val="auto"/>
          <w:sz w:val="21"/>
          <w:lang w:val="en-US" w:eastAsia="zh-CN" w:bidi="ar-SA"/>
        </w:rPr>
      </w:pPr>
    </w:p>
    <w:sdt>
      <w:sdtPr>
        <w:rPr>
          <w:rFonts w:ascii="宋体" w:hAnsi="宋体" w:eastAsia="宋体" w:cs="Times New Roman"/>
          <w:snapToGrid w:val="0"/>
          <w:color w:val="auto"/>
          <w:sz w:val="21"/>
          <w:lang w:val="en-US" w:eastAsia="zh-CN" w:bidi="ar-SA"/>
        </w:rPr>
        <w:id w:val="147476571"/>
        <w15:color w:val="DBDBDB"/>
        <w:docPartObj>
          <w:docPartGallery w:val="Table of Contents"/>
          <w:docPartUnique/>
        </w:docPartObj>
      </w:sdtPr>
      <w:sdtEndPr>
        <w:rPr>
          <w:rFonts w:ascii="宋体" w:hAnsi="宋体" w:eastAsia="宋体" w:cs="Times New Roman"/>
          <w:snapToGrid w:val="0"/>
          <w:color w:val="auto"/>
          <w:sz w:val="21"/>
          <w:lang w:val="en-US" w:eastAsia="zh-CN" w:bidi="ar-SA"/>
        </w:rPr>
      </w:sdtEndPr>
      <w:sdtContent>
        <w:p w14:paraId="584CCD40">
          <w:pPr>
            <w:spacing w:before="0" w:beforeLines="0" w:after="0" w:afterLines="0" w:line="240" w:lineRule="auto"/>
            <w:ind w:left="0" w:leftChars="0" w:right="0" w:rightChars="0" w:firstLine="0" w:firstLineChars="0"/>
            <w:jc w:val="both"/>
            <w:rPr>
              <w:color w:val="auto"/>
            </w:rPr>
          </w:pPr>
          <w:r>
            <w:rPr>
              <w:rFonts w:ascii="宋体" w:hAnsi="宋体" w:eastAsia="宋体"/>
              <w:color w:val="auto"/>
              <w:sz w:val="21"/>
            </w:rPr>
            <w:t>目录</w:t>
          </w:r>
        </w:p>
        <w:p w14:paraId="03B1E1B6">
          <w:pPr>
            <w:pStyle w:val="26"/>
            <w:tabs>
              <w:tab w:val="right" w:leader="dot" w:pos="8312"/>
            </w:tabs>
            <w:rPr>
              <w:color w:val="auto"/>
            </w:rPr>
          </w:pPr>
          <w:r>
            <w:rPr>
              <w:rFonts w:ascii="宋体" w:hAnsi="宋体"/>
              <w:color w:val="auto"/>
            </w:rPr>
            <w:fldChar w:fldCharType="begin"/>
          </w:r>
          <w:r>
            <w:rPr>
              <w:rFonts w:ascii="宋体" w:hAnsi="宋体"/>
              <w:color w:val="auto"/>
            </w:rPr>
            <w:instrText xml:space="preserve">TOC \o "1-3" \h \u </w:instrText>
          </w:r>
          <w:r>
            <w:rPr>
              <w:rFonts w:ascii="宋体" w:hAnsi="宋体"/>
              <w:color w:val="auto"/>
            </w:rPr>
            <w:fldChar w:fldCharType="separate"/>
          </w:r>
          <w:r>
            <w:rPr>
              <w:rFonts w:ascii="宋体" w:hAnsi="宋体"/>
              <w:color w:val="auto"/>
            </w:rPr>
            <w:fldChar w:fldCharType="begin"/>
          </w:r>
          <w:r>
            <w:rPr>
              <w:rFonts w:ascii="宋体" w:hAnsi="宋体"/>
              <w:color w:val="auto"/>
            </w:rPr>
            <w:instrText xml:space="preserve"> HYPERLINK \l _Toc17685 </w:instrText>
          </w:r>
          <w:r>
            <w:rPr>
              <w:rFonts w:ascii="宋体" w:hAnsi="宋体"/>
              <w:color w:val="auto"/>
            </w:rPr>
            <w:fldChar w:fldCharType="separate"/>
          </w:r>
          <w:r>
            <w:rPr>
              <w:rFonts w:hint="eastAsia" w:ascii="楷体_GB2312" w:eastAsia="楷体_GB2312"/>
              <w:color w:val="auto"/>
            </w:rPr>
            <w:t xml:space="preserve">项 目 承 担 部 门：  </w:t>
          </w:r>
          <w:r>
            <w:rPr>
              <w:rFonts w:hint="eastAsia" w:ascii="楷体_GB2312" w:eastAsia="楷体_GB2312"/>
              <w:color w:val="auto"/>
              <w:lang w:val="en-US" w:eastAsia="zh-CN"/>
            </w:rPr>
            <w:t xml:space="preserve">     5组</w:t>
          </w:r>
          <w:r>
            <w:rPr>
              <w:color w:val="auto"/>
            </w:rPr>
            <w:tab/>
          </w:r>
          <w:r>
            <w:rPr>
              <w:color w:val="auto"/>
            </w:rPr>
            <w:fldChar w:fldCharType="begin"/>
          </w:r>
          <w:r>
            <w:rPr>
              <w:color w:val="auto"/>
            </w:rPr>
            <w:instrText xml:space="preserve"> PAGEREF _Toc17685 \h </w:instrText>
          </w:r>
          <w:r>
            <w:rPr>
              <w:color w:val="auto"/>
            </w:rPr>
            <w:fldChar w:fldCharType="separate"/>
          </w:r>
          <w:r>
            <w:rPr>
              <w:color w:val="auto"/>
            </w:rPr>
            <w:t>1</w:t>
          </w:r>
          <w:r>
            <w:rPr>
              <w:color w:val="auto"/>
            </w:rPr>
            <w:fldChar w:fldCharType="end"/>
          </w:r>
          <w:r>
            <w:rPr>
              <w:rFonts w:ascii="宋体" w:hAnsi="宋体"/>
              <w:color w:val="auto"/>
            </w:rPr>
            <w:fldChar w:fldCharType="end"/>
          </w:r>
        </w:p>
        <w:p w14:paraId="4AD83309">
          <w:pPr>
            <w:pStyle w:val="26"/>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_Toc24931 </w:instrText>
          </w:r>
          <w:r>
            <w:rPr>
              <w:rFonts w:ascii="宋体" w:hAnsi="宋体"/>
              <w:color w:val="auto"/>
            </w:rPr>
            <w:fldChar w:fldCharType="separate"/>
          </w:r>
          <w:r>
            <w:rPr>
              <w:rFonts w:hint="eastAsia" w:ascii="楷体_GB2312" w:eastAsia="楷体_GB2312"/>
              <w:color w:val="auto"/>
            </w:rPr>
            <w:t>撰</w:t>
          </w:r>
          <w:r>
            <w:rPr>
              <w:rFonts w:ascii="楷体_GB2312" w:eastAsia="楷体_GB2312"/>
              <w:color w:val="auto"/>
            </w:rPr>
            <w:t xml:space="preserve">  </w:t>
          </w:r>
          <w:r>
            <w:rPr>
              <w:rFonts w:hint="eastAsia" w:ascii="楷体_GB2312" w:eastAsia="楷体_GB2312"/>
              <w:color w:val="auto"/>
            </w:rPr>
            <w:t>写</w:t>
          </w:r>
          <w:r>
            <w:rPr>
              <w:rFonts w:ascii="楷体_GB2312" w:eastAsia="楷体_GB2312"/>
              <w:color w:val="auto"/>
            </w:rPr>
            <w:t xml:space="preserve">  </w:t>
          </w:r>
          <w:r>
            <w:rPr>
              <w:rFonts w:hint="eastAsia" w:ascii="楷体_GB2312" w:eastAsia="楷体_GB2312"/>
              <w:color w:val="auto"/>
            </w:rPr>
            <w:t xml:space="preserve">人（签名）：     </w:t>
          </w:r>
          <w:r>
            <w:rPr>
              <w:rFonts w:hint="eastAsia" w:ascii="楷体_GB2312" w:eastAsia="楷体_GB2312"/>
              <w:color w:val="auto"/>
              <w:lang w:val="en-US" w:eastAsia="zh-CN"/>
            </w:rPr>
            <w:t>王浩宇</w:t>
          </w:r>
          <w:r>
            <w:rPr>
              <w:color w:val="auto"/>
            </w:rPr>
            <w:tab/>
          </w:r>
          <w:r>
            <w:rPr>
              <w:color w:val="auto"/>
            </w:rPr>
            <w:fldChar w:fldCharType="begin"/>
          </w:r>
          <w:r>
            <w:rPr>
              <w:color w:val="auto"/>
            </w:rPr>
            <w:instrText xml:space="preserve"> PAGEREF _Toc24931 \h </w:instrText>
          </w:r>
          <w:r>
            <w:rPr>
              <w:color w:val="auto"/>
            </w:rPr>
            <w:fldChar w:fldCharType="separate"/>
          </w:r>
          <w:r>
            <w:rPr>
              <w:color w:val="auto"/>
            </w:rPr>
            <w:t>1</w:t>
          </w:r>
          <w:r>
            <w:rPr>
              <w:color w:val="auto"/>
            </w:rPr>
            <w:fldChar w:fldCharType="end"/>
          </w:r>
          <w:r>
            <w:rPr>
              <w:rFonts w:ascii="宋体" w:hAnsi="宋体"/>
              <w:color w:val="auto"/>
            </w:rPr>
            <w:fldChar w:fldCharType="end"/>
          </w:r>
        </w:p>
        <w:p w14:paraId="6E61BD4F">
          <w:pPr>
            <w:pStyle w:val="26"/>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_Toc20108 </w:instrText>
          </w:r>
          <w:r>
            <w:rPr>
              <w:rFonts w:ascii="宋体" w:hAnsi="宋体"/>
              <w:color w:val="auto"/>
            </w:rPr>
            <w:fldChar w:fldCharType="separate"/>
          </w:r>
          <w:r>
            <w:rPr>
              <w:rFonts w:hint="eastAsia" w:ascii="楷体_GB2312" w:eastAsia="楷体_GB2312"/>
              <w:color w:val="auto"/>
            </w:rPr>
            <w:t xml:space="preserve">评审负责人（签名）：      </w:t>
          </w:r>
          <w:r>
            <w:rPr>
              <w:rFonts w:hint="eastAsia" w:ascii="楷体_GB2312" w:eastAsia="楷体_GB2312"/>
              <w:color w:val="auto"/>
              <w:lang w:val="en-US" w:eastAsia="zh-CN"/>
            </w:rPr>
            <w:t>王浩宇</w:t>
          </w:r>
          <w:r>
            <w:rPr>
              <w:color w:val="auto"/>
            </w:rPr>
            <w:tab/>
          </w:r>
          <w:r>
            <w:rPr>
              <w:color w:val="auto"/>
            </w:rPr>
            <w:fldChar w:fldCharType="begin"/>
          </w:r>
          <w:r>
            <w:rPr>
              <w:color w:val="auto"/>
            </w:rPr>
            <w:instrText xml:space="preserve"> PAGEREF _Toc20108 \h </w:instrText>
          </w:r>
          <w:r>
            <w:rPr>
              <w:color w:val="auto"/>
            </w:rPr>
            <w:fldChar w:fldCharType="separate"/>
          </w:r>
          <w:r>
            <w:rPr>
              <w:color w:val="auto"/>
            </w:rPr>
            <w:t>1</w:t>
          </w:r>
          <w:r>
            <w:rPr>
              <w:color w:val="auto"/>
            </w:rPr>
            <w:fldChar w:fldCharType="end"/>
          </w:r>
          <w:r>
            <w:rPr>
              <w:rFonts w:ascii="宋体" w:hAnsi="宋体"/>
              <w:color w:val="auto"/>
            </w:rPr>
            <w:fldChar w:fldCharType="end"/>
          </w:r>
        </w:p>
        <w:p w14:paraId="7661A279">
          <w:pPr>
            <w:pStyle w:val="26"/>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_Toc21702 </w:instrText>
          </w:r>
          <w:r>
            <w:rPr>
              <w:rFonts w:ascii="宋体" w:hAnsi="宋体"/>
              <w:color w:val="auto"/>
            </w:rPr>
            <w:fldChar w:fldCharType="separate"/>
          </w:r>
          <w:r>
            <w:rPr>
              <w:rFonts w:hint="eastAsia"/>
              <w:color w:val="auto"/>
            </w:rPr>
            <w:t>1. 引言</w:t>
          </w:r>
          <w:r>
            <w:rPr>
              <w:color w:val="auto"/>
            </w:rPr>
            <w:tab/>
          </w:r>
          <w:r>
            <w:rPr>
              <w:color w:val="auto"/>
            </w:rPr>
            <w:fldChar w:fldCharType="begin"/>
          </w:r>
          <w:r>
            <w:rPr>
              <w:color w:val="auto"/>
            </w:rPr>
            <w:instrText xml:space="preserve"> PAGEREF _Toc21702 \h </w:instrText>
          </w:r>
          <w:r>
            <w:rPr>
              <w:color w:val="auto"/>
            </w:rPr>
            <w:fldChar w:fldCharType="separate"/>
          </w:r>
          <w:r>
            <w:rPr>
              <w:color w:val="auto"/>
            </w:rPr>
            <w:t>3</w:t>
          </w:r>
          <w:r>
            <w:rPr>
              <w:color w:val="auto"/>
            </w:rPr>
            <w:fldChar w:fldCharType="end"/>
          </w:r>
          <w:r>
            <w:rPr>
              <w:rFonts w:ascii="宋体" w:hAnsi="宋体"/>
              <w:color w:val="auto"/>
            </w:rPr>
            <w:fldChar w:fldCharType="end"/>
          </w:r>
        </w:p>
        <w:p w14:paraId="7AA0E61F">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_Toc23853 </w:instrText>
          </w:r>
          <w:r>
            <w:rPr>
              <w:rFonts w:ascii="宋体" w:hAnsi="宋体"/>
              <w:color w:val="auto"/>
            </w:rPr>
            <w:fldChar w:fldCharType="separate"/>
          </w:r>
          <w:r>
            <w:rPr>
              <w:rFonts w:hint="eastAsia"/>
              <w:color w:val="auto"/>
            </w:rPr>
            <w:t>1.1 目的</w:t>
          </w:r>
          <w:r>
            <w:rPr>
              <w:color w:val="auto"/>
            </w:rPr>
            <w:tab/>
          </w:r>
          <w:r>
            <w:rPr>
              <w:color w:val="auto"/>
            </w:rPr>
            <w:fldChar w:fldCharType="begin"/>
          </w:r>
          <w:r>
            <w:rPr>
              <w:color w:val="auto"/>
            </w:rPr>
            <w:instrText xml:space="preserve"> PAGEREF _Toc23853 \h </w:instrText>
          </w:r>
          <w:r>
            <w:rPr>
              <w:color w:val="auto"/>
            </w:rPr>
            <w:fldChar w:fldCharType="separate"/>
          </w:r>
          <w:r>
            <w:rPr>
              <w:color w:val="auto"/>
            </w:rPr>
            <w:t>3</w:t>
          </w:r>
          <w:r>
            <w:rPr>
              <w:color w:val="auto"/>
            </w:rPr>
            <w:fldChar w:fldCharType="end"/>
          </w:r>
          <w:r>
            <w:rPr>
              <w:rFonts w:ascii="宋体" w:hAnsi="宋体"/>
              <w:color w:val="auto"/>
            </w:rPr>
            <w:fldChar w:fldCharType="end"/>
          </w:r>
        </w:p>
        <w:p w14:paraId="07B7D3D5">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_Toc9764 </w:instrText>
          </w:r>
          <w:r>
            <w:rPr>
              <w:rFonts w:ascii="宋体" w:hAnsi="宋体"/>
              <w:color w:val="auto"/>
            </w:rPr>
            <w:fldChar w:fldCharType="separate"/>
          </w:r>
          <w:r>
            <w:rPr>
              <w:rFonts w:hint="eastAsia"/>
              <w:color w:val="auto"/>
            </w:rPr>
            <w:t>1.2 范围</w:t>
          </w:r>
          <w:r>
            <w:rPr>
              <w:color w:val="auto"/>
            </w:rPr>
            <w:tab/>
          </w:r>
          <w:r>
            <w:rPr>
              <w:color w:val="auto"/>
            </w:rPr>
            <w:fldChar w:fldCharType="begin"/>
          </w:r>
          <w:r>
            <w:rPr>
              <w:color w:val="auto"/>
            </w:rPr>
            <w:instrText xml:space="preserve"> PAGEREF _Toc9764 \h </w:instrText>
          </w:r>
          <w:r>
            <w:rPr>
              <w:color w:val="auto"/>
            </w:rPr>
            <w:fldChar w:fldCharType="separate"/>
          </w:r>
          <w:r>
            <w:rPr>
              <w:color w:val="auto"/>
            </w:rPr>
            <w:t>3</w:t>
          </w:r>
          <w:r>
            <w:rPr>
              <w:color w:val="auto"/>
            </w:rPr>
            <w:fldChar w:fldCharType="end"/>
          </w:r>
          <w:r>
            <w:rPr>
              <w:rFonts w:ascii="宋体" w:hAnsi="宋体"/>
              <w:color w:val="auto"/>
            </w:rPr>
            <w:fldChar w:fldCharType="end"/>
          </w:r>
        </w:p>
        <w:p w14:paraId="29BBE281">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_Toc19046 </w:instrText>
          </w:r>
          <w:r>
            <w:rPr>
              <w:rFonts w:ascii="宋体" w:hAnsi="宋体"/>
              <w:color w:val="auto"/>
            </w:rPr>
            <w:fldChar w:fldCharType="separate"/>
          </w:r>
          <w:r>
            <w:rPr>
              <w:rFonts w:hint="eastAsia"/>
              <w:color w:val="auto"/>
            </w:rPr>
            <w:t>1.3 定义、首字母缩写词和缩略语</w:t>
          </w:r>
          <w:r>
            <w:rPr>
              <w:color w:val="auto"/>
            </w:rPr>
            <w:tab/>
          </w:r>
          <w:r>
            <w:rPr>
              <w:color w:val="auto"/>
            </w:rPr>
            <w:fldChar w:fldCharType="begin"/>
          </w:r>
          <w:r>
            <w:rPr>
              <w:color w:val="auto"/>
            </w:rPr>
            <w:instrText xml:space="preserve"> PAGEREF _Toc19046 \h </w:instrText>
          </w:r>
          <w:r>
            <w:rPr>
              <w:color w:val="auto"/>
            </w:rPr>
            <w:fldChar w:fldCharType="separate"/>
          </w:r>
          <w:r>
            <w:rPr>
              <w:color w:val="auto"/>
            </w:rPr>
            <w:t>3</w:t>
          </w:r>
          <w:r>
            <w:rPr>
              <w:color w:val="auto"/>
            </w:rPr>
            <w:fldChar w:fldCharType="end"/>
          </w:r>
          <w:r>
            <w:rPr>
              <w:rFonts w:ascii="宋体" w:hAnsi="宋体"/>
              <w:color w:val="auto"/>
            </w:rPr>
            <w:fldChar w:fldCharType="end"/>
          </w:r>
        </w:p>
        <w:p w14:paraId="3ABE4943">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_Toc12061 </w:instrText>
          </w:r>
          <w:r>
            <w:rPr>
              <w:rFonts w:ascii="宋体" w:hAnsi="宋体"/>
              <w:color w:val="auto"/>
            </w:rPr>
            <w:fldChar w:fldCharType="separate"/>
          </w:r>
          <w:r>
            <w:rPr>
              <w:rFonts w:hint="eastAsia"/>
              <w:color w:val="auto"/>
            </w:rPr>
            <w:t>1.4 参考资料</w:t>
          </w:r>
          <w:r>
            <w:rPr>
              <w:color w:val="auto"/>
            </w:rPr>
            <w:tab/>
          </w:r>
          <w:r>
            <w:rPr>
              <w:color w:val="auto"/>
            </w:rPr>
            <w:fldChar w:fldCharType="begin"/>
          </w:r>
          <w:r>
            <w:rPr>
              <w:color w:val="auto"/>
            </w:rPr>
            <w:instrText xml:space="preserve"> PAGEREF _Toc12061 \h </w:instrText>
          </w:r>
          <w:r>
            <w:rPr>
              <w:color w:val="auto"/>
            </w:rPr>
            <w:fldChar w:fldCharType="separate"/>
          </w:r>
          <w:r>
            <w:rPr>
              <w:color w:val="auto"/>
            </w:rPr>
            <w:t>4</w:t>
          </w:r>
          <w:r>
            <w:rPr>
              <w:color w:val="auto"/>
            </w:rPr>
            <w:fldChar w:fldCharType="end"/>
          </w:r>
          <w:r>
            <w:rPr>
              <w:rFonts w:ascii="宋体" w:hAnsi="宋体"/>
              <w:color w:val="auto"/>
            </w:rPr>
            <w:fldChar w:fldCharType="end"/>
          </w:r>
        </w:p>
        <w:p w14:paraId="176C5611">
          <w:pPr>
            <w:pStyle w:val="26"/>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_Toc24501 </w:instrText>
          </w:r>
          <w:r>
            <w:rPr>
              <w:rFonts w:ascii="宋体" w:hAnsi="宋体"/>
              <w:color w:val="auto"/>
            </w:rPr>
            <w:fldChar w:fldCharType="separate"/>
          </w:r>
          <w:r>
            <w:rPr>
              <w:rFonts w:hint="eastAsia"/>
              <w:color w:val="auto"/>
            </w:rPr>
            <w:t>2. 软件总体概述</w:t>
          </w:r>
          <w:r>
            <w:rPr>
              <w:color w:val="auto"/>
            </w:rPr>
            <w:tab/>
          </w:r>
          <w:r>
            <w:rPr>
              <w:color w:val="auto"/>
            </w:rPr>
            <w:fldChar w:fldCharType="begin"/>
          </w:r>
          <w:r>
            <w:rPr>
              <w:color w:val="auto"/>
            </w:rPr>
            <w:instrText xml:space="preserve"> PAGEREF _Toc24501 \h </w:instrText>
          </w:r>
          <w:r>
            <w:rPr>
              <w:color w:val="auto"/>
            </w:rPr>
            <w:fldChar w:fldCharType="separate"/>
          </w:r>
          <w:r>
            <w:rPr>
              <w:color w:val="auto"/>
            </w:rPr>
            <w:t>4</w:t>
          </w:r>
          <w:r>
            <w:rPr>
              <w:color w:val="auto"/>
            </w:rPr>
            <w:fldChar w:fldCharType="end"/>
          </w:r>
          <w:r>
            <w:rPr>
              <w:rFonts w:ascii="宋体" w:hAnsi="宋体"/>
              <w:color w:val="auto"/>
            </w:rPr>
            <w:fldChar w:fldCharType="end"/>
          </w:r>
        </w:p>
        <w:p w14:paraId="1B014C36">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_Toc30752 </w:instrText>
          </w:r>
          <w:r>
            <w:rPr>
              <w:rFonts w:ascii="宋体" w:hAnsi="宋体"/>
              <w:color w:val="auto"/>
            </w:rPr>
            <w:fldChar w:fldCharType="separate"/>
          </w:r>
          <w:r>
            <w:rPr>
              <w:rFonts w:hint="eastAsia"/>
              <w:color w:val="auto"/>
            </w:rPr>
            <w:t>2.1 软件标识</w:t>
          </w:r>
          <w:r>
            <w:rPr>
              <w:color w:val="auto"/>
            </w:rPr>
            <w:tab/>
          </w:r>
          <w:r>
            <w:rPr>
              <w:color w:val="auto"/>
            </w:rPr>
            <w:fldChar w:fldCharType="begin"/>
          </w:r>
          <w:r>
            <w:rPr>
              <w:color w:val="auto"/>
            </w:rPr>
            <w:instrText xml:space="preserve"> PAGEREF _Toc30752 \h </w:instrText>
          </w:r>
          <w:r>
            <w:rPr>
              <w:color w:val="auto"/>
            </w:rPr>
            <w:fldChar w:fldCharType="separate"/>
          </w:r>
          <w:r>
            <w:rPr>
              <w:color w:val="auto"/>
            </w:rPr>
            <w:t>4</w:t>
          </w:r>
          <w:r>
            <w:rPr>
              <w:color w:val="auto"/>
            </w:rPr>
            <w:fldChar w:fldCharType="end"/>
          </w:r>
          <w:r>
            <w:rPr>
              <w:rFonts w:ascii="宋体" w:hAnsi="宋体"/>
              <w:color w:val="auto"/>
            </w:rPr>
            <w:fldChar w:fldCharType="end"/>
          </w:r>
        </w:p>
        <w:p w14:paraId="6E037C75">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_Toc7414 </w:instrText>
          </w:r>
          <w:r>
            <w:rPr>
              <w:rFonts w:ascii="宋体" w:hAnsi="宋体"/>
              <w:color w:val="auto"/>
            </w:rPr>
            <w:fldChar w:fldCharType="separate"/>
          </w:r>
          <w:r>
            <w:rPr>
              <w:rFonts w:hint="eastAsia"/>
              <w:color w:val="auto"/>
            </w:rPr>
            <w:t>2.2 软件描述</w:t>
          </w:r>
          <w:r>
            <w:rPr>
              <w:color w:val="auto"/>
            </w:rPr>
            <w:tab/>
          </w:r>
          <w:r>
            <w:rPr>
              <w:color w:val="auto"/>
            </w:rPr>
            <w:fldChar w:fldCharType="begin"/>
          </w:r>
          <w:r>
            <w:rPr>
              <w:color w:val="auto"/>
            </w:rPr>
            <w:instrText xml:space="preserve"> PAGEREF _Toc7414 \h </w:instrText>
          </w:r>
          <w:r>
            <w:rPr>
              <w:color w:val="auto"/>
            </w:rPr>
            <w:fldChar w:fldCharType="separate"/>
          </w:r>
          <w:r>
            <w:rPr>
              <w:color w:val="auto"/>
            </w:rPr>
            <w:t>5</w:t>
          </w:r>
          <w:r>
            <w:rPr>
              <w:color w:val="auto"/>
            </w:rPr>
            <w:fldChar w:fldCharType="end"/>
          </w:r>
          <w:r>
            <w:rPr>
              <w:rFonts w:ascii="宋体" w:hAnsi="宋体"/>
              <w:color w:val="auto"/>
            </w:rPr>
            <w:fldChar w:fldCharType="end"/>
          </w:r>
        </w:p>
        <w:p w14:paraId="4A68BB67">
          <w:pPr>
            <w:pStyle w:val="19"/>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_Toc24100 </w:instrText>
          </w:r>
          <w:r>
            <w:rPr>
              <w:rFonts w:ascii="宋体" w:hAnsi="宋体"/>
              <w:color w:val="auto"/>
            </w:rPr>
            <w:fldChar w:fldCharType="separate"/>
          </w:r>
          <w:r>
            <w:rPr>
              <w:rFonts w:hint="eastAsia"/>
              <w:color w:val="auto"/>
            </w:rPr>
            <w:t>2.2.1 系统属性</w:t>
          </w:r>
          <w:r>
            <w:rPr>
              <w:color w:val="auto"/>
            </w:rPr>
            <w:tab/>
          </w:r>
          <w:r>
            <w:rPr>
              <w:color w:val="auto"/>
            </w:rPr>
            <w:fldChar w:fldCharType="begin"/>
          </w:r>
          <w:r>
            <w:rPr>
              <w:color w:val="auto"/>
            </w:rPr>
            <w:instrText xml:space="preserve"> PAGEREF _Toc24100 \h </w:instrText>
          </w:r>
          <w:r>
            <w:rPr>
              <w:color w:val="auto"/>
            </w:rPr>
            <w:fldChar w:fldCharType="separate"/>
          </w:r>
          <w:r>
            <w:rPr>
              <w:color w:val="auto"/>
            </w:rPr>
            <w:t>5</w:t>
          </w:r>
          <w:r>
            <w:rPr>
              <w:color w:val="auto"/>
            </w:rPr>
            <w:fldChar w:fldCharType="end"/>
          </w:r>
          <w:r>
            <w:rPr>
              <w:rFonts w:ascii="宋体" w:hAnsi="宋体"/>
              <w:color w:val="auto"/>
            </w:rPr>
            <w:fldChar w:fldCharType="end"/>
          </w:r>
        </w:p>
        <w:p w14:paraId="7FF608A2">
          <w:pPr>
            <w:pStyle w:val="19"/>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_Toc23998 </w:instrText>
          </w:r>
          <w:r>
            <w:rPr>
              <w:rFonts w:ascii="宋体" w:hAnsi="宋体"/>
              <w:color w:val="auto"/>
            </w:rPr>
            <w:fldChar w:fldCharType="separate"/>
          </w:r>
          <w:r>
            <w:rPr>
              <w:rFonts w:hint="eastAsia"/>
              <w:color w:val="auto"/>
            </w:rPr>
            <w:t>2.2.2 开发背景</w:t>
          </w:r>
          <w:r>
            <w:rPr>
              <w:color w:val="auto"/>
            </w:rPr>
            <w:tab/>
          </w:r>
          <w:r>
            <w:rPr>
              <w:color w:val="auto"/>
            </w:rPr>
            <w:fldChar w:fldCharType="begin"/>
          </w:r>
          <w:r>
            <w:rPr>
              <w:color w:val="auto"/>
            </w:rPr>
            <w:instrText xml:space="preserve"> PAGEREF _Toc23998 \h </w:instrText>
          </w:r>
          <w:r>
            <w:rPr>
              <w:color w:val="auto"/>
            </w:rPr>
            <w:fldChar w:fldCharType="separate"/>
          </w:r>
          <w:r>
            <w:rPr>
              <w:color w:val="auto"/>
            </w:rPr>
            <w:t>5</w:t>
          </w:r>
          <w:r>
            <w:rPr>
              <w:color w:val="auto"/>
            </w:rPr>
            <w:fldChar w:fldCharType="end"/>
          </w:r>
          <w:r>
            <w:rPr>
              <w:rFonts w:ascii="宋体" w:hAnsi="宋体"/>
              <w:color w:val="auto"/>
            </w:rPr>
            <w:fldChar w:fldCharType="end"/>
          </w:r>
        </w:p>
        <w:p w14:paraId="4524BF05">
          <w:pPr>
            <w:pStyle w:val="19"/>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_Toc24309 </w:instrText>
          </w:r>
          <w:r>
            <w:rPr>
              <w:rFonts w:ascii="宋体" w:hAnsi="宋体"/>
              <w:color w:val="auto"/>
            </w:rPr>
            <w:fldChar w:fldCharType="separate"/>
          </w:r>
          <w:r>
            <w:rPr>
              <w:rFonts w:hint="eastAsia"/>
              <w:color w:val="auto"/>
            </w:rPr>
            <w:t>2.2.3 软件功能</w:t>
          </w:r>
          <w:r>
            <w:rPr>
              <w:color w:val="auto"/>
            </w:rPr>
            <w:tab/>
          </w:r>
          <w:r>
            <w:rPr>
              <w:color w:val="auto"/>
            </w:rPr>
            <w:fldChar w:fldCharType="begin"/>
          </w:r>
          <w:r>
            <w:rPr>
              <w:color w:val="auto"/>
            </w:rPr>
            <w:instrText xml:space="preserve"> PAGEREF _Toc24309 \h </w:instrText>
          </w:r>
          <w:r>
            <w:rPr>
              <w:color w:val="auto"/>
            </w:rPr>
            <w:fldChar w:fldCharType="separate"/>
          </w:r>
          <w:r>
            <w:rPr>
              <w:color w:val="auto"/>
            </w:rPr>
            <w:t>5</w:t>
          </w:r>
          <w:r>
            <w:rPr>
              <w:color w:val="auto"/>
            </w:rPr>
            <w:fldChar w:fldCharType="end"/>
          </w:r>
          <w:r>
            <w:rPr>
              <w:rFonts w:ascii="宋体" w:hAnsi="宋体"/>
              <w:color w:val="auto"/>
            </w:rPr>
            <w:fldChar w:fldCharType="end"/>
          </w:r>
        </w:p>
        <w:p w14:paraId="7C183902">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_Toc16112 </w:instrText>
          </w:r>
          <w:r>
            <w:rPr>
              <w:rFonts w:ascii="宋体" w:hAnsi="宋体"/>
              <w:color w:val="auto"/>
            </w:rPr>
            <w:fldChar w:fldCharType="separate"/>
          </w:r>
          <w:r>
            <w:rPr>
              <w:rFonts w:hint="eastAsia"/>
              <w:color w:val="auto"/>
            </w:rPr>
            <w:t>2.3 用户的特点</w:t>
          </w:r>
          <w:r>
            <w:rPr>
              <w:color w:val="auto"/>
            </w:rPr>
            <w:tab/>
          </w:r>
          <w:r>
            <w:rPr>
              <w:color w:val="auto"/>
            </w:rPr>
            <w:fldChar w:fldCharType="begin"/>
          </w:r>
          <w:r>
            <w:rPr>
              <w:color w:val="auto"/>
            </w:rPr>
            <w:instrText xml:space="preserve"> PAGEREF _Toc16112 \h </w:instrText>
          </w:r>
          <w:r>
            <w:rPr>
              <w:color w:val="auto"/>
            </w:rPr>
            <w:fldChar w:fldCharType="separate"/>
          </w:r>
          <w:r>
            <w:rPr>
              <w:color w:val="auto"/>
            </w:rPr>
            <w:t>7</w:t>
          </w:r>
          <w:r>
            <w:rPr>
              <w:color w:val="auto"/>
            </w:rPr>
            <w:fldChar w:fldCharType="end"/>
          </w:r>
          <w:r>
            <w:rPr>
              <w:rFonts w:ascii="宋体" w:hAnsi="宋体"/>
              <w:color w:val="auto"/>
            </w:rPr>
            <w:fldChar w:fldCharType="end"/>
          </w:r>
        </w:p>
        <w:p w14:paraId="0C9C2C34">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_Toc2317 </w:instrText>
          </w:r>
          <w:r>
            <w:rPr>
              <w:rFonts w:ascii="宋体" w:hAnsi="宋体"/>
              <w:color w:val="auto"/>
            </w:rPr>
            <w:fldChar w:fldCharType="separate"/>
          </w:r>
          <w:r>
            <w:rPr>
              <w:rFonts w:hint="eastAsia"/>
              <w:color w:val="auto"/>
            </w:rPr>
            <w:t>2.4 限制与约束</w:t>
          </w:r>
          <w:r>
            <w:rPr>
              <w:color w:val="auto"/>
            </w:rPr>
            <w:tab/>
          </w:r>
          <w:r>
            <w:rPr>
              <w:color w:val="auto"/>
            </w:rPr>
            <w:fldChar w:fldCharType="begin"/>
          </w:r>
          <w:r>
            <w:rPr>
              <w:color w:val="auto"/>
            </w:rPr>
            <w:instrText xml:space="preserve"> PAGEREF _Toc2317 \h </w:instrText>
          </w:r>
          <w:r>
            <w:rPr>
              <w:color w:val="auto"/>
            </w:rPr>
            <w:fldChar w:fldCharType="separate"/>
          </w:r>
          <w:r>
            <w:rPr>
              <w:color w:val="auto"/>
            </w:rPr>
            <w:t>7</w:t>
          </w:r>
          <w:r>
            <w:rPr>
              <w:color w:val="auto"/>
            </w:rPr>
            <w:fldChar w:fldCharType="end"/>
          </w:r>
          <w:r>
            <w:rPr>
              <w:rFonts w:ascii="宋体" w:hAnsi="宋体"/>
              <w:color w:val="auto"/>
            </w:rPr>
            <w:fldChar w:fldCharType="end"/>
          </w:r>
        </w:p>
        <w:p w14:paraId="78FCD9E1">
          <w:pPr>
            <w:pStyle w:val="26"/>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_Toc28091 </w:instrText>
          </w:r>
          <w:r>
            <w:rPr>
              <w:rFonts w:ascii="宋体" w:hAnsi="宋体"/>
              <w:color w:val="auto"/>
            </w:rPr>
            <w:fldChar w:fldCharType="separate"/>
          </w:r>
          <w:r>
            <w:rPr>
              <w:rFonts w:hint="eastAsia"/>
              <w:color w:val="auto"/>
            </w:rPr>
            <w:t>3. 具体需求</w:t>
          </w:r>
          <w:r>
            <w:rPr>
              <w:color w:val="auto"/>
            </w:rPr>
            <w:tab/>
          </w:r>
          <w:r>
            <w:rPr>
              <w:color w:val="auto"/>
            </w:rPr>
            <w:fldChar w:fldCharType="begin"/>
          </w:r>
          <w:r>
            <w:rPr>
              <w:color w:val="auto"/>
            </w:rPr>
            <w:instrText xml:space="preserve"> PAGEREF _Toc28091 \h </w:instrText>
          </w:r>
          <w:r>
            <w:rPr>
              <w:color w:val="auto"/>
            </w:rPr>
            <w:fldChar w:fldCharType="separate"/>
          </w:r>
          <w:r>
            <w:rPr>
              <w:color w:val="auto"/>
            </w:rPr>
            <w:t>8</w:t>
          </w:r>
          <w:r>
            <w:rPr>
              <w:color w:val="auto"/>
            </w:rPr>
            <w:fldChar w:fldCharType="end"/>
          </w:r>
          <w:r>
            <w:rPr>
              <w:rFonts w:ascii="宋体" w:hAnsi="宋体"/>
              <w:color w:val="auto"/>
            </w:rPr>
            <w:fldChar w:fldCharType="end"/>
          </w:r>
        </w:p>
        <w:p w14:paraId="0335D7EB">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_Toc13076 </w:instrText>
          </w:r>
          <w:r>
            <w:rPr>
              <w:rFonts w:ascii="宋体" w:hAnsi="宋体"/>
              <w:color w:val="auto"/>
            </w:rPr>
            <w:fldChar w:fldCharType="separate"/>
          </w:r>
          <w:r>
            <w:rPr>
              <w:rFonts w:hint="eastAsia"/>
              <w:color w:val="auto"/>
            </w:rPr>
            <w:t>3.1 人才培养方案管理</w:t>
          </w:r>
          <w:r>
            <w:rPr>
              <w:color w:val="auto"/>
            </w:rPr>
            <w:tab/>
          </w:r>
          <w:r>
            <w:rPr>
              <w:color w:val="auto"/>
            </w:rPr>
            <w:fldChar w:fldCharType="begin"/>
          </w:r>
          <w:r>
            <w:rPr>
              <w:color w:val="auto"/>
            </w:rPr>
            <w:instrText xml:space="preserve"> PAGEREF _Toc13076 \h </w:instrText>
          </w:r>
          <w:r>
            <w:rPr>
              <w:color w:val="auto"/>
            </w:rPr>
            <w:fldChar w:fldCharType="separate"/>
          </w:r>
          <w:r>
            <w:rPr>
              <w:color w:val="auto"/>
            </w:rPr>
            <w:t>8</w:t>
          </w:r>
          <w:r>
            <w:rPr>
              <w:color w:val="auto"/>
            </w:rPr>
            <w:fldChar w:fldCharType="end"/>
          </w:r>
          <w:r>
            <w:rPr>
              <w:rFonts w:ascii="宋体" w:hAnsi="宋体"/>
              <w:color w:val="auto"/>
            </w:rPr>
            <w:fldChar w:fldCharType="end"/>
          </w:r>
        </w:p>
        <w:p w14:paraId="36737F1E">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_Toc5007 </w:instrText>
          </w:r>
          <w:r>
            <w:rPr>
              <w:rFonts w:ascii="宋体" w:hAnsi="宋体"/>
              <w:color w:val="auto"/>
            </w:rPr>
            <w:fldChar w:fldCharType="separate"/>
          </w:r>
          <w:r>
            <w:rPr>
              <w:rFonts w:hint="eastAsia"/>
              <w:color w:val="auto"/>
            </w:rPr>
            <w:t>3.2 课程管理</w:t>
          </w:r>
          <w:r>
            <w:rPr>
              <w:color w:val="auto"/>
            </w:rPr>
            <w:tab/>
          </w:r>
          <w:r>
            <w:rPr>
              <w:color w:val="auto"/>
            </w:rPr>
            <w:fldChar w:fldCharType="begin"/>
          </w:r>
          <w:r>
            <w:rPr>
              <w:color w:val="auto"/>
            </w:rPr>
            <w:instrText xml:space="preserve"> PAGEREF _Toc5007 \h </w:instrText>
          </w:r>
          <w:r>
            <w:rPr>
              <w:color w:val="auto"/>
            </w:rPr>
            <w:fldChar w:fldCharType="separate"/>
          </w:r>
          <w:r>
            <w:rPr>
              <w:color w:val="auto"/>
            </w:rPr>
            <w:t>8</w:t>
          </w:r>
          <w:r>
            <w:rPr>
              <w:color w:val="auto"/>
            </w:rPr>
            <w:fldChar w:fldCharType="end"/>
          </w:r>
          <w:r>
            <w:rPr>
              <w:rFonts w:ascii="宋体" w:hAnsi="宋体"/>
              <w:color w:val="auto"/>
            </w:rPr>
            <w:fldChar w:fldCharType="end"/>
          </w:r>
        </w:p>
        <w:p w14:paraId="7B46B9BA">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_Toc122 </w:instrText>
          </w:r>
          <w:r>
            <w:rPr>
              <w:rFonts w:ascii="宋体" w:hAnsi="宋体"/>
              <w:color w:val="auto"/>
            </w:rPr>
            <w:fldChar w:fldCharType="separate"/>
          </w:r>
          <w:r>
            <w:rPr>
              <w:rFonts w:hint="eastAsia"/>
              <w:color w:val="auto"/>
              <w:lang w:val="zh-CN"/>
            </w:rPr>
            <w:t>3.3 教学运行管理</w:t>
          </w:r>
          <w:r>
            <w:rPr>
              <w:color w:val="auto"/>
            </w:rPr>
            <w:tab/>
          </w:r>
          <w:r>
            <w:rPr>
              <w:color w:val="auto"/>
            </w:rPr>
            <w:fldChar w:fldCharType="begin"/>
          </w:r>
          <w:r>
            <w:rPr>
              <w:color w:val="auto"/>
            </w:rPr>
            <w:instrText xml:space="preserve"> PAGEREF _Toc122 \h </w:instrText>
          </w:r>
          <w:r>
            <w:rPr>
              <w:color w:val="auto"/>
            </w:rPr>
            <w:fldChar w:fldCharType="separate"/>
          </w:r>
          <w:r>
            <w:rPr>
              <w:color w:val="auto"/>
            </w:rPr>
            <w:t>9</w:t>
          </w:r>
          <w:r>
            <w:rPr>
              <w:color w:val="auto"/>
            </w:rPr>
            <w:fldChar w:fldCharType="end"/>
          </w:r>
          <w:r>
            <w:rPr>
              <w:rFonts w:ascii="宋体" w:hAnsi="宋体"/>
              <w:color w:val="auto"/>
            </w:rPr>
            <w:fldChar w:fldCharType="end"/>
          </w:r>
        </w:p>
        <w:p w14:paraId="11EA2C67">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_Toc28377 </w:instrText>
          </w:r>
          <w:r>
            <w:rPr>
              <w:rFonts w:ascii="宋体" w:hAnsi="宋体"/>
              <w:color w:val="auto"/>
            </w:rPr>
            <w:fldChar w:fldCharType="separate"/>
          </w:r>
          <w:r>
            <w:rPr>
              <w:rFonts w:hint="eastAsia"/>
              <w:color w:val="auto"/>
              <w:lang w:val="zh-CN"/>
            </w:rPr>
            <w:t>3.4 课程考核评价</w:t>
          </w:r>
          <w:r>
            <w:rPr>
              <w:color w:val="auto"/>
            </w:rPr>
            <w:tab/>
          </w:r>
          <w:r>
            <w:rPr>
              <w:color w:val="auto"/>
            </w:rPr>
            <w:fldChar w:fldCharType="begin"/>
          </w:r>
          <w:r>
            <w:rPr>
              <w:color w:val="auto"/>
            </w:rPr>
            <w:instrText xml:space="preserve"> PAGEREF _Toc28377 \h </w:instrText>
          </w:r>
          <w:r>
            <w:rPr>
              <w:color w:val="auto"/>
            </w:rPr>
            <w:fldChar w:fldCharType="separate"/>
          </w:r>
          <w:r>
            <w:rPr>
              <w:color w:val="auto"/>
            </w:rPr>
            <w:t>9</w:t>
          </w:r>
          <w:r>
            <w:rPr>
              <w:color w:val="auto"/>
            </w:rPr>
            <w:fldChar w:fldCharType="end"/>
          </w:r>
          <w:r>
            <w:rPr>
              <w:rFonts w:ascii="宋体" w:hAnsi="宋体"/>
              <w:color w:val="auto"/>
            </w:rPr>
            <w:fldChar w:fldCharType="end"/>
          </w:r>
        </w:p>
        <w:p w14:paraId="105D8572">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_Toc9160 </w:instrText>
          </w:r>
          <w:r>
            <w:rPr>
              <w:rFonts w:ascii="宋体" w:hAnsi="宋体"/>
              <w:color w:val="auto"/>
            </w:rPr>
            <w:fldChar w:fldCharType="separate"/>
          </w:r>
          <w:r>
            <w:rPr>
              <w:rFonts w:hint="eastAsia"/>
              <w:color w:val="auto"/>
            </w:rPr>
            <w:t>3.5 达成度评价</w:t>
          </w:r>
          <w:r>
            <w:rPr>
              <w:color w:val="auto"/>
            </w:rPr>
            <w:tab/>
          </w:r>
          <w:r>
            <w:rPr>
              <w:color w:val="auto"/>
            </w:rPr>
            <w:fldChar w:fldCharType="begin"/>
          </w:r>
          <w:r>
            <w:rPr>
              <w:color w:val="auto"/>
            </w:rPr>
            <w:instrText xml:space="preserve"> PAGEREF _Toc9160 \h </w:instrText>
          </w:r>
          <w:r>
            <w:rPr>
              <w:color w:val="auto"/>
            </w:rPr>
            <w:fldChar w:fldCharType="separate"/>
          </w:r>
          <w:r>
            <w:rPr>
              <w:color w:val="auto"/>
            </w:rPr>
            <w:t>9</w:t>
          </w:r>
          <w:r>
            <w:rPr>
              <w:color w:val="auto"/>
            </w:rPr>
            <w:fldChar w:fldCharType="end"/>
          </w:r>
          <w:r>
            <w:rPr>
              <w:rFonts w:ascii="宋体" w:hAnsi="宋体"/>
              <w:color w:val="auto"/>
            </w:rPr>
            <w:fldChar w:fldCharType="end"/>
          </w:r>
        </w:p>
        <w:p w14:paraId="762255B3">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_Toc26246 </w:instrText>
          </w:r>
          <w:r>
            <w:rPr>
              <w:rFonts w:ascii="宋体" w:hAnsi="宋体"/>
              <w:color w:val="auto"/>
            </w:rPr>
            <w:fldChar w:fldCharType="separate"/>
          </w:r>
          <w:r>
            <w:rPr>
              <w:rFonts w:hint="eastAsia"/>
              <w:color w:val="auto"/>
              <w:lang w:val="en-US" w:eastAsia="zh-CN"/>
            </w:rPr>
            <w:t xml:space="preserve">3.6 </w:t>
          </w:r>
          <w:r>
            <w:rPr>
              <w:rFonts w:hint="default"/>
              <w:color w:val="auto"/>
              <w:lang w:val="en-US" w:eastAsia="zh-CN"/>
            </w:rPr>
            <w:t>调查与评价</w:t>
          </w:r>
          <w:r>
            <w:rPr>
              <w:color w:val="auto"/>
            </w:rPr>
            <w:tab/>
          </w:r>
          <w:r>
            <w:rPr>
              <w:color w:val="auto"/>
            </w:rPr>
            <w:fldChar w:fldCharType="begin"/>
          </w:r>
          <w:r>
            <w:rPr>
              <w:color w:val="auto"/>
            </w:rPr>
            <w:instrText xml:space="preserve"> PAGEREF _Toc26246 \h </w:instrText>
          </w:r>
          <w:r>
            <w:rPr>
              <w:color w:val="auto"/>
            </w:rPr>
            <w:fldChar w:fldCharType="separate"/>
          </w:r>
          <w:r>
            <w:rPr>
              <w:color w:val="auto"/>
            </w:rPr>
            <w:t>9</w:t>
          </w:r>
          <w:r>
            <w:rPr>
              <w:color w:val="auto"/>
            </w:rPr>
            <w:fldChar w:fldCharType="end"/>
          </w:r>
          <w:r>
            <w:rPr>
              <w:rFonts w:ascii="宋体" w:hAnsi="宋体"/>
              <w:color w:val="auto"/>
            </w:rPr>
            <w:fldChar w:fldCharType="end"/>
          </w:r>
        </w:p>
        <w:p w14:paraId="5BF75DA2">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_Toc5277 </w:instrText>
          </w:r>
          <w:r>
            <w:rPr>
              <w:rFonts w:ascii="宋体" w:hAnsi="宋体"/>
              <w:color w:val="auto"/>
            </w:rPr>
            <w:fldChar w:fldCharType="separate"/>
          </w:r>
          <w:r>
            <w:rPr>
              <w:rFonts w:hint="eastAsia"/>
              <w:color w:val="auto"/>
            </w:rPr>
            <w:t>3.7 持续改进</w:t>
          </w:r>
          <w:r>
            <w:rPr>
              <w:color w:val="auto"/>
            </w:rPr>
            <w:tab/>
          </w:r>
          <w:r>
            <w:rPr>
              <w:color w:val="auto"/>
            </w:rPr>
            <w:fldChar w:fldCharType="begin"/>
          </w:r>
          <w:r>
            <w:rPr>
              <w:color w:val="auto"/>
            </w:rPr>
            <w:instrText xml:space="preserve"> PAGEREF _Toc5277 \h </w:instrText>
          </w:r>
          <w:r>
            <w:rPr>
              <w:color w:val="auto"/>
            </w:rPr>
            <w:fldChar w:fldCharType="separate"/>
          </w:r>
          <w:r>
            <w:rPr>
              <w:color w:val="auto"/>
            </w:rPr>
            <w:t>10</w:t>
          </w:r>
          <w:r>
            <w:rPr>
              <w:color w:val="auto"/>
            </w:rPr>
            <w:fldChar w:fldCharType="end"/>
          </w:r>
          <w:r>
            <w:rPr>
              <w:rFonts w:ascii="宋体" w:hAnsi="宋体"/>
              <w:color w:val="auto"/>
            </w:rPr>
            <w:fldChar w:fldCharType="end"/>
          </w:r>
        </w:p>
        <w:p w14:paraId="086466A8">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_Toc5779 </w:instrText>
          </w:r>
          <w:r>
            <w:rPr>
              <w:rFonts w:ascii="宋体" w:hAnsi="宋体"/>
              <w:color w:val="auto"/>
            </w:rPr>
            <w:fldChar w:fldCharType="separate"/>
          </w:r>
          <w:r>
            <w:rPr>
              <w:rFonts w:hint="eastAsia"/>
              <w:color w:val="auto"/>
            </w:rPr>
            <w:t>3.8 自评报告</w:t>
          </w:r>
          <w:r>
            <w:rPr>
              <w:color w:val="auto"/>
            </w:rPr>
            <w:tab/>
          </w:r>
          <w:r>
            <w:rPr>
              <w:color w:val="auto"/>
            </w:rPr>
            <w:fldChar w:fldCharType="begin"/>
          </w:r>
          <w:r>
            <w:rPr>
              <w:color w:val="auto"/>
            </w:rPr>
            <w:instrText xml:space="preserve"> PAGEREF _Toc5779 \h </w:instrText>
          </w:r>
          <w:r>
            <w:rPr>
              <w:color w:val="auto"/>
            </w:rPr>
            <w:fldChar w:fldCharType="separate"/>
          </w:r>
          <w:r>
            <w:rPr>
              <w:color w:val="auto"/>
            </w:rPr>
            <w:t>10</w:t>
          </w:r>
          <w:r>
            <w:rPr>
              <w:color w:val="auto"/>
            </w:rPr>
            <w:fldChar w:fldCharType="end"/>
          </w:r>
          <w:r>
            <w:rPr>
              <w:rFonts w:ascii="宋体" w:hAnsi="宋体"/>
              <w:color w:val="auto"/>
            </w:rPr>
            <w:fldChar w:fldCharType="end"/>
          </w:r>
        </w:p>
        <w:p w14:paraId="17DC806A">
          <w:pPr>
            <w:pStyle w:val="32"/>
            <w:tabs>
              <w:tab w:val="right" w:leader="dot" w:pos="8312"/>
            </w:tabs>
            <w:rPr>
              <w:color w:val="auto"/>
            </w:rPr>
          </w:pPr>
          <w:r>
            <w:rPr>
              <w:rFonts w:ascii="宋体" w:hAnsi="宋体"/>
              <w:color w:val="auto"/>
            </w:rPr>
            <w:fldChar w:fldCharType="begin"/>
          </w:r>
          <w:r>
            <w:rPr>
              <w:rFonts w:ascii="宋体" w:hAnsi="宋体"/>
              <w:color w:val="auto"/>
            </w:rPr>
            <w:instrText xml:space="preserve"> HYPERLINK \l _Toc24180 </w:instrText>
          </w:r>
          <w:r>
            <w:rPr>
              <w:rFonts w:ascii="宋体" w:hAnsi="宋体"/>
              <w:color w:val="auto"/>
            </w:rPr>
            <w:fldChar w:fldCharType="separate"/>
          </w:r>
          <w:r>
            <w:rPr>
              <w:rFonts w:hint="eastAsia"/>
              <w:color w:val="auto"/>
            </w:rPr>
            <w:t>3.9 系统管理</w:t>
          </w:r>
          <w:r>
            <w:rPr>
              <w:color w:val="auto"/>
            </w:rPr>
            <w:tab/>
          </w:r>
          <w:r>
            <w:rPr>
              <w:color w:val="auto"/>
            </w:rPr>
            <w:fldChar w:fldCharType="begin"/>
          </w:r>
          <w:r>
            <w:rPr>
              <w:color w:val="auto"/>
            </w:rPr>
            <w:instrText xml:space="preserve"> PAGEREF _Toc24180 \h </w:instrText>
          </w:r>
          <w:r>
            <w:rPr>
              <w:color w:val="auto"/>
            </w:rPr>
            <w:fldChar w:fldCharType="separate"/>
          </w:r>
          <w:r>
            <w:rPr>
              <w:color w:val="auto"/>
            </w:rPr>
            <w:t>10</w:t>
          </w:r>
          <w:r>
            <w:rPr>
              <w:color w:val="auto"/>
            </w:rPr>
            <w:fldChar w:fldCharType="end"/>
          </w:r>
          <w:r>
            <w:rPr>
              <w:rFonts w:ascii="宋体" w:hAnsi="宋体"/>
              <w:color w:val="auto"/>
            </w:rPr>
            <w:fldChar w:fldCharType="end"/>
          </w:r>
        </w:p>
        <w:p w14:paraId="4DB725D1">
          <w:pPr>
            <w:pStyle w:val="26"/>
            <w:tabs>
              <w:tab w:val="right" w:leader="dot" w:pos="8312"/>
            </w:tabs>
            <w:rPr>
              <w:color w:val="auto"/>
            </w:rPr>
          </w:pPr>
          <w:r>
            <w:rPr>
              <w:rFonts w:ascii="宋体" w:hAnsi="宋体"/>
              <w:color w:val="auto"/>
            </w:rPr>
            <w:fldChar w:fldCharType="begin"/>
          </w:r>
          <w:r>
            <w:rPr>
              <w:rFonts w:ascii="宋体" w:hAnsi="宋体"/>
              <w:color w:val="auto"/>
            </w:rPr>
            <w:instrText xml:space="preserve"> HYPERLINK \l _Toc1594 </w:instrText>
          </w:r>
          <w:r>
            <w:rPr>
              <w:rFonts w:ascii="宋体" w:hAnsi="宋体"/>
              <w:color w:val="auto"/>
            </w:rPr>
            <w:fldChar w:fldCharType="separate"/>
          </w:r>
          <w:r>
            <w:rPr>
              <w:rFonts w:hint="eastAsia"/>
              <w:color w:val="auto"/>
            </w:rPr>
            <w:t>4. 性能需求</w:t>
          </w:r>
          <w:r>
            <w:rPr>
              <w:color w:val="auto"/>
            </w:rPr>
            <w:tab/>
          </w:r>
          <w:r>
            <w:rPr>
              <w:color w:val="auto"/>
            </w:rPr>
            <w:fldChar w:fldCharType="begin"/>
          </w:r>
          <w:r>
            <w:rPr>
              <w:color w:val="auto"/>
            </w:rPr>
            <w:instrText xml:space="preserve"> PAGEREF _Toc1594 \h </w:instrText>
          </w:r>
          <w:r>
            <w:rPr>
              <w:color w:val="auto"/>
            </w:rPr>
            <w:fldChar w:fldCharType="separate"/>
          </w:r>
          <w:r>
            <w:rPr>
              <w:color w:val="auto"/>
            </w:rPr>
            <w:t>11</w:t>
          </w:r>
          <w:r>
            <w:rPr>
              <w:color w:val="auto"/>
            </w:rPr>
            <w:fldChar w:fldCharType="end"/>
          </w:r>
          <w:r>
            <w:rPr>
              <w:rFonts w:ascii="宋体" w:hAnsi="宋体"/>
              <w:color w:val="auto"/>
            </w:rPr>
            <w:fldChar w:fldCharType="end"/>
          </w:r>
        </w:p>
        <w:p w14:paraId="2248B46F">
          <w:pPr>
            <w:pStyle w:val="26"/>
            <w:tabs>
              <w:tab w:val="right" w:leader="dot" w:pos="8312"/>
            </w:tabs>
            <w:rPr>
              <w:color w:val="auto"/>
            </w:rPr>
          </w:pPr>
          <w:r>
            <w:rPr>
              <w:rFonts w:ascii="宋体" w:hAnsi="宋体"/>
              <w:color w:val="auto"/>
            </w:rPr>
            <w:fldChar w:fldCharType="begin"/>
          </w:r>
          <w:r>
            <w:rPr>
              <w:rFonts w:ascii="宋体" w:hAnsi="宋体"/>
              <w:color w:val="auto"/>
            </w:rPr>
            <w:instrText xml:space="preserve"> HYPERLINK \l _Toc5789 </w:instrText>
          </w:r>
          <w:r>
            <w:rPr>
              <w:rFonts w:ascii="宋体" w:hAnsi="宋体"/>
              <w:color w:val="auto"/>
            </w:rPr>
            <w:fldChar w:fldCharType="separate"/>
          </w:r>
          <w:r>
            <w:rPr>
              <w:rFonts w:hint="eastAsia"/>
              <w:color w:val="auto"/>
            </w:rPr>
            <w:t>5. 外部接口需求</w:t>
          </w:r>
          <w:r>
            <w:rPr>
              <w:color w:val="auto"/>
            </w:rPr>
            <w:tab/>
          </w:r>
          <w:r>
            <w:rPr>
              <w:color w:val="auto"/>
            </w:rPr>
            <w:fldChar w:fldCharType="begin"/>
          </w:r>
          <w:r>
            <w:rPr>
              <w:color w:val="auto"/>
            </w:rPr>
            <w:instrText xml:space="preserve"> PAGEREF _Toc5789 \h </w:instrText>
          </w:r>
          <w:r>
            <w:rPr>
              <w:color w:val="auto"/>
            </w:rPr>
            <w:fldChar w:fldCharType="separate"/>
          </w:r>
          <w:r>
            <w:rPr>
              <w:color w:val="auto"/>
            </w:rPr>
            <w:t>11</w:t>
          </w:r>
          <w:r>
            <w:rPr>
              <w:color w:val="auto"/>
            </w:rPr>
            <w:fldChar w:fldCharType="end"/>
          </w:r>
          <w:r>
            <w:rPr>
              <w:rFonts w:ascii="宋体" w:hAnsi="宋体"/>
              <w:color w:val="auto"/>
            </w:rPr>
            <w:fldChar w:fldCharType="end"/>
          </w:r>
        </w:p>
        <w:p w14:paraId="1186F91E">
          <w:pPr>
            <w:pStyle w:val="26"/>
            <w:tabs>
              <w:tab w:val="right" w:leader="dot" w:pos="8312"/>
            </w:tabs>
            <w:rPr>
              <w:color w:val="auto"/>
            </w:rPr>
          </w:pPr>
          <w:r>
            <w:rPr>
              <w:rFonts w:ascii="宋体" w:hAnsi="宋体"/>
              <w:color w:val="auto"/>
            </w:rPr>
            <w:fldChar w:fldCharType="begin"/>
          </w:r>
          <w:r>
            <w:rPr>
              <w:rFonts w:ascii="宋体" w:hAnsi="宋体"/>
              <w:color w:val="auto"/>
            </w:rPr>
            <w:instrText xml:space="preserve"> HYPERLINK \l _Toc31872 </w:instrText>
          </w:r>
          <w:r>
            <w:rPr>
              <w:rFonts w:ascii="宋体" w:hAnsi="宋体"/>
              <w:color w:val="auto"/>
            </w:rPr>
            <w:fldChar w:fldCharType="separate"/>
          </w:r>
          <w:r>
            <w:rPr>
              <w:rFonts w:hint="eastAsia"/>
              <w:color w:val="auto"/>
            </w:rPr>
            <w:t>6. 安全与隐私需求</w:t>
          </w:r>
          <w:r>
            <w:rPr>
              <w:color w:val="auto"/>
            </w:rPr>
            <w:tab/>
          </w:r>
          <w:r>
            <w:rPr>
              <w:color w:val="auto"/>
            </w:rPr>
            <w:fldChar w:fldCharType="begin"/>
          </w:r>
          <w:r>
            <w:rPr>
              <w:color w:val="auto"/>
            </w:rPr>
            <w:instrText xml:space="preserve"> PAGEREF _Toc31872 \h </w:instrText>
          </w:r>
          <w:r>
            <w:rPr>
              <w:color w:val="auto"/>
            </w:rPr>
            <w:fldChar w:fldCharType="separate"/>
          </w:r>
          <w:r>
            <w:rPr>
              <w:color w:val="auto"/>
            </w:rPr>
            <w:t>11</w:t>
          </w:r>
          <w:r>
            <w:rPr>
              <w:color w:val="auto"/>
            </w:rPr>
            <w:fldChar w:fldCharType="end"/>
          </w:r>
          <w:r>
            <w:rPr>
              <w:rFonts w:ascii="宋体" w:hAnsi="宋体"/>
              <w:color w:val="auto"/>
            </w:rPr>
            <w:fldChar w:fldCharType="end"/>
          </w:r>
        </w:p>
        <w:p w14:paraId="44993E6D">
          <w:pPr>
            <w:rPr>
              <w:rFonts w:ascii="宋体" w:hAnsi="宋体" w:eastAsia="宋体" w:cs="Times New Roman"/>
              <w:snapToGrid w:val="0"/>
              <w:color w:val="auto"/>
              <w:lang w:val="en-US" w:eastAsia="zh-CN" w:bidi="ar-SA"/>
            </w:rPr>
          </w:pPr>
          <w:r>
            <w:rPr>
              <w:rFonts w:ascii="宋体" w:hAnsi="宋体"/>
              <w:color w:val="auto"/>
            </w:rPr>
            <w:fldChar w:fldCharType="end"/>
          </w:r>
        </w:p>
      </w:sdtContent>
    </w:sdt>
    <w:p w14:paraId="7D02B634">
      <w:pPr>
        <w:rPr>
          <w:rFonts w:ascii="宋体" w:hAnsi="宋体" w:eastAsia="宋体" w:cs="Times New Roman"/>
          <w:snapToGrid w:val="0"/>
          <w:color w:val="auto"/>
          <w:lang w:val="en-US" w:eastAsia="zh-CN" w:bidi="ar-SA"/>
        </w:rPr>
      </w:pPr>
    </w:p>
    <w:p w14:paraId="0D9E46F9">
      <w:pPr>
        <w:pStyle w:val="2"/>
        <w:ind w:left="0" w:leftChars="0" w:firstLine="640" w:firstLineChars="0"/>
        <w:rPr>
          <w:rFonts w:hint="eastAsia"/>
          <w:color w:val="auto"/>
        </w:rPr>
      </w:pPr>
      <w:bookmarkStart w:id="3" w:name="_Toc206574673"/>
      <w:bookmarkStart w:id="4" w:name="_Toc21702"/>
      <w:r>
        <w:rPr>
          <w:rFonts w:hint="eastAsia"/>
          <w:color w:val="auto"/>
        </w:rPr>
        <w:t>引言</w:t>
      </w:r>
      <w:bookmarkEnd w:id="3"/>
      <w:bookmarkEnd w:id="4"/>
    </w:p>
    <w:p w14:paraId="1664ADDE">
      <w:pPr>
        <w:pStyle w:val="4"/>
        <w:ind w:left="200" w:leftChars="0" w:firstLine="480" w:firstLineChars="0"/>
        <w:rPr>
          <w:rFonts w:hint="eastAsia"/>
          <w:color w:val="auto"/>
        </w:rPr>
      </w:pPr>
      <w:bookmarkStart w:id="5" w:name="_Toc23853"/>
      <w:bookmarkStart w:id="6" w:name="_Toc206574674"/>
      <w:r>
        <w:rPr>
          <w:rFonts w:hint="eastAsia"/>
          <w:color w:val="auto"/>
        </w:rPr>
        <w:t>目的</w:t>
      </w:r>
      <w:bookmarkEnd w:id="5"/>
      <w:bookmarkEnd w:id="6"/>
    </w:p>
    <w:p w14:paraId="3EE839B5">
      <w:pPr>
        <w:pStyle w:val="3"/>
        <w:ind w:left="397" w:firstLine="420" w:firstLineChars="200"/>
        <w:rPr>
          <w:rFonts w:hint="eastAsia"/>
          <w:color w:val="auto"/>
          <w:sz w:val="21"/>
        </w:rPr>
      </w:pPr>
      <w:r>
        <w:rPr>
          <w:rFonts w:hint="eastAsia"/>
          <w:color w:val="auto"/>
          <w:sz w:val="21"/>
        </w:rPr>
        <w:t>本需求规约旨在明确工程教育专业认证智能服务系统的功能、性能、接口及安全等方面的需求，为系统开发团队、项目管理者、高校专业建设团队及相关利益者提供清晰、完整、可验证的系统需求描述。本规约作为系统设计、开发、测试和验收的依据，确保系统能够满足工程教育专业认证全流程管理需求，帮助高校规范认证材料管理、量化达成度评价、提升自评报告编制效率，助力专业顺利通过工程教育认证并实现持续改进。</w:t>
      </w:r>
    </w:p>
    <w:p w14:paraId="1A1B662A">
      <w:pPr>
        <w:pStyle w:val="4"/>
        <w:ind w:left="200" w:leftChars="0" w:firstLine="480" w:firstLineChars="0"/>
        <w:rPr>
          <w:rFonts w:hint="eastAsia"/>
          <w:color w:val="auto"/>
        </w:rPr>
      </w:pPr>
      <w:bookmarkStart w:id="7" w:name="_Toc9764"/>
      <w:bookmarkStart w:id="8" w:name="_Toc206574675"/>
      <w:r>
        <w:rPr>
          <w:rFonts w:hint="eastAsia"/>
          <w:color w:val="auto"/>
        </w:rPr>
        <w:t>范围</w:t>
      </w:r>
      <w:bookmarkEnd w:id="7"/>
      <w:bookmarkEnd w:id="8"/>
    </w:p>
    <w:p w14:paraId="20439E28">
      <w:pPr>
        <w:pStyle w:val="3"/>
        <w:rPr>
          <w:rFonts w:hint="eastAsia"/>
          <w:color w:val="auto"/>
        </w:rPr>
      </w:pPr>
      <w:r>
        <w:rPr>
          <w:rFonts w:hint="eastAsia"/>
          <w:color w:val="auto"/>
        </w:rPr>
        <w:t>本系统覆盖工程教育专业认证从顶层设计到持续改进的全生命周期管理，基于《工程教育认证办法》和《工程教育认证标准》，围绕人才培养方案、课程大纲、教学运行、课程考核、达成度评价、调查评价、持续改进和自评报告等核心业务，提供数据化、流程化、协同化的认证支撑能力。</w:t>
      </w:r>
    </w:p>
    <w:p w14:paraId="5D9D3554">
      <w:pPr>
        <w:pStyle w:val="3"/>
        <w:rPr>
          <w:rFonts w:hint="eastAsia"/>
          <w:color w:val="auto"/>
        </w:rPr>
      </w:pPr>
    </w:p>
    <w:p w14:paraId="7AB5A755">
      <w:pPr>
        <w:pStyle w:val="3"/>
        <w:rPr>
          <w:rFonts w:hint="eastAsia"/>
          <w:color w:val="auto"/>
        </w:rPr>
      </w:pPr>
      <w:r>
        <w:rPr>
          <w:rFonts w:hint="eastAsia"/>
          <w:color w:val="auto"/>
        </w:rPr>
        <w:t>系统主要服务于专业负责人、课程负责人、任课教师等角色，帮助高校专业建设团队对认证材料进行规范管理，对课程目标、毕业要求、培养目标之间的支撑关系进行量化分析，并辅助生成持续改进记录和自评报告内容。</w:t>
      </w:r>
    </w:p>
    <w:p w14:paraId="460B0361">
      <w:pPr>
        <w:pStyle w:val="4"/>
        <w:ind w:left="200" w:leftChars="0" w:firstLine="480" w:firstLineChars="0"/>
        <w:rPr>
          <w:rFonts w:hint="eastAsia"/>
          <w:color w:val="auto"/>
        </w:rPr>
      </w:pPr>
      <w:bookmarkStart w:id="9" w:name="_Toc206574676"/>
      <w:bookmarkStart w:id="10" w:name="_Toc19046"/>
      <w:r>
        <w:rPr>
          <w:rFonts w:hint="eastAsia"/>
          <w:color w:val="auto"/>
        </w:rPr>
        <w:t>定义、首字母缩写词和缩略语</w:t>
      </w:r>
      <w:bookmarkEnd w:id="9"/>
      <w:bookmarkEnd w:id="10"/>
    </w:p>
    <w:p w14:paraId="16D59D64">
      <w:pPr>
        <w:numPr>
          <w:ilvl w:val="0"/>
          <w:numId w:val="0"/>
        </w:numPr>
        <w:spacing w:line="360" w:lineRule="auto"/>
        <w:ind w:left="1200" w:leftChars="0"/>
        <w:rPr>
          <w:rFonts w:hint="eastAsia"/>
          <w:color w:val="auto"/>
          <w:sz w:val="21"/>
        </w:rPr>
      </w:pPr>
      <w:r>
        <w:rPr>
          <w:rFonts w:hint="eastAsia"/>
          <w:color w:val="auto"/>
          <w:sz w:val="21"/>
        </w:rPr>
        <w:t>AOBE：Outcome-Based Education，成果导向教育，以学生学习成果为核心的教育理念</w:t>
      </w:r>
    </w:p>
    <w:p w14:paraId="75EDC320">
      <w:pPr>
        <w:numPr>
          <w:ilvl w:val="0"/>
          <w:numId w:val="0"/>
        </w:numPr>
        <w:spacing w:line="360" w:lineRule="auto"/>
        <w:ind w:left="1200" w:leftChars="0"/>
        <w:rPr>
          <w:rFonts w:hint="eastAsia"/>
          <w:color w:val="auto"/>
          <w:sz w:val="21"/>
        </w:rPr>
      </w:pPr>
      <w:r>
        <w:rPr>
          <w:rFonts w:hint="eastAsia"/>
          <w:color w:val="auto"/>
          <w:sz w:val="21"/>
        </w:rPr>
        <w:t>毕业要求指标点：将毕业要求分解为可衡量、可评价的具体能力点</w:t>
      </w:r>
    </w:p>
    <w:p w14:paraId="0237CE70">
      <w:pPr>
        <w:numPr>
          <w:ilvl w:val="0"/>
          <w:numId w:val="0"/>
        </w:numPr>
        <w:spacing w:line="360" w:lineRule="auto"/>
        <w:ind w:left="1200" w:leftChars="0"/>
        <w:rPr>
          <w:rFonts w:hint="eastAsia"/>
          <w:color w:val="auto"/>
          <w:sz w:val="21"/>
        </w:rPr>
      </w:pPr>
      <w:r>
        <w:rPr>
          <w:rFonts w:hint="eastAsia"/>
          <w:color w:val="auto"/>
          <w:sz w:val="21"/>
        </w:rPr>
        <w:t>课程目标达成度：通过课程考核数据计算出的课程目标实现程度</w:t>
      </w:r>
    </w:p>
    <w:p w14:paraId="21BF5E53">
      <w:pPr>
        <w:numPr>
          <w:ilvl w:val="0"/>
          <w:numId w:val="0"/>
        </w:numPr>
        <w:spacing w:line="360" w:lineRule="auto"/>
        <w:ind w:left="1200" w:leftChars="0"/>
        <w:rPr>
          <w:rFonts w:hint="eastAsia"/>
          <w:color w:val="auto"/>
          <w:sz w:val="21"/>
        </w:rPr>
      </w:pPr>
      <w:r>
        <w:rPr>
          <w:rFonts w:hint="eastAsia"/>
          <w:color w:val="auto"/>
          <w:sz w:val="21"/>
        </w:rPr>
        <w:t>毕业要求达成度：基于课程支撑关系计算出的毕业要求整体实现程度</w:t>
      </w:r>
    </w:p>
    <w:p w14:paraId="6F5A3213">
      <w:pPr>
        <w:numPr>
          <w:ilvl w:val="0"/>
          <w:numId w:val="0"/>
        </w:numPr>
        <w:spacing w:line="360" w:lineRule="auto"/>
        <w:ind w:left="1200" w:leftChars="0"/>
        <w:rPr>
          <w:rFonts w:hint="eastAsia"/>
          <w:color w:val="auto"/>
          <w:sz w:val="21"/>
        </w:rPr>
      </w:pPr>
      <w:r>
        <w:rPr>
          <w:rFonts w:hint="eastAsia"/>
          <w:color w:val="auto"/>
          <w:sz w:val="21"/>
        </w:rPr>
        <w:t>达成度评价模型：用于计算课程目标达成度和毕业要求达成度的算法配置</w:t>
      </w:r>
    </w:p>
    <w:p w14:paraId="525A5286">
      <w:pPr>
        <w:numPr>
          <w:ilvl w:val="0"/>
          <w:numId w:val="0"/>
        </w:numPr>
        <w:spacing w:line="360" w:lineRule="auto"/>
        <w:ind w:left="1200" w:leftChars="0"/>
        <w:rPr>
          <w:rFonts w:hint="eastAsia"/>
          <w:color w:val="auto"/>
          <w:sz w:val="21"/>
        </w:rPr>
      </w:pPr>
      <w:r>
        <w:rPr>
          <w:rFonts w:hint="eastAsia"/>
          <w:color w:val="auto"/>
          <w:sz w:val="21"/>
        </w:rPr>
        <w:t>持续改进：基于达成度评价结果，对培养方案、课程体系、教学环节等进行改进的闭环管理机制</w:t>
      </w:r>
    </w:p>
    <w:p w14:paraId="10B54BCB">
      <w:pPr>
        <w:numPr>
          <w:ilvl w:val="0"/>
          <w:numId w:val="0"/>
        </w:numPr>
        <w:spacing w:line="360" w:lineRule="auto"/>
        <w:ind w:left="1200" w:leftChars="0"/>
        <w:rPr>
          <w:rFonts w:hint="eastAsia"/>
          <w:color w:val="auto"/>
          <w:sz w:val="21"/>
        </w:rPr>
      </w:pPr>
      <w:r>
        <w:rPr>
          <w:rFonts w:hint="eastAsia"/>
          <w:color w:val="auto"/>
          <w:sz w:val="21"/>
        </w:rPr>
        <w:t>自评报告：工程教育认证申请专业提交的自我评价报告，是认证专家审阅的核心材料</w:t>
      </w:r>
    </w:p>
    <w:p w14:paraId="5BAC7328">
      <w:pPr>
        <w:numPr>
          <w:ilvl w:val="0"/>
          <w:numId w:val="0"/>
        </w:numPr>
        <w:spacing w:line="360" w:lineRule="auto"/>
        <w:ind w:left="1200" w:leftChars="0"/>
        <w:rPr>
          <w:rFonts w:hint="eastAsia"/>
          <w:color w:val="auto"/>
          <w:sz w:val="21"/>
        </w:rPr>
      </w:pPr>
      <w:r>
        <w:rPr>
          <w:rFonts w:hint="eastAsia"/>
          <w:color w:val="auto"/>
          <w:sz w:val="21"/>
        </w:rPr>
        <w:t>支撑矩阵：课程体系各门课程与毕业要求指标点之间支撑关系的矩阵表</w:t>
      </w:r>
    </w:p>
    <w:p w14:paraId="56479A5E">
      <w:pPr>
        <w:numPr>
          <w:ilvl w:val="0"/>
          <w:numId w:val="0"/>
        </w:numPr>
        <w:spacing w:line="360" w:lineRule="auto"/>
        <w:ind w:left="1200" w:leftChars="0"/>
        <w:rPr>
          <w:rFonts w:hint="eastAsia"/>
          <w:color w:val="auto"/>
          <w:sz w:val="21"/>
        </w:rPr>
      </w:pPr>
      <w:r>
        <w:rPr>
          <w:rFonts w:hint="eastAsia"/>
          <w:color w:val="auto"/>
          <w:sz w:val="21"/>
        </w:rPr>
        <w:t>API：应用程序编程接口，用于系统之间的数据交互和功能调用</w:t>
      </w:r>
    </w:p>
    <w:p w14:paraId="132F21FE">
      <w:pPr>
        <w:numPr>
          <w:ilvl w:val="0"/>
          <w:numId w:val="0"/>
        </w:numPr>
        <w:spacing w:line="360" w:lineRule="auto"/>
        <w:ind w:left="1200" w:leftChars="0"/>
        <w:rPr>
          <w:rFonts w:hint="eastAsia"/>
          <w:color w:val="auto"/>
          <w:sz w:val="21"/>
        </w:rPr>
      </w:pPr>
      <w:r>
        <w:rPr>
          <w:rFonts w:hint="eastAsia"/>
          <w:color w:val="auto"/>
          <w:sz w:val="21"/>
        </w:rPr>
        <w:t>CM：配置管理</w:t>
      </w:r>
    </w:p>
    <w:p w14:paraId="4E628609">
      <w:pPr>
        <w:numPr>
          <w:ilvl w:val="0"/>
          <w:numId w:val="0"/>
        </w:numPr>
        <w:spacing w:line="360" w:lineRule="auto"/>
        <w:ind w:left="1200" w:leftChars="0"/>
        <w:rPr>
          <w:rFonts w:hint="eastAsia"/>
          <w:color w:val="auto"/>
          <w:sz w:val="21"/>
        </w:rPr>
      </w:pPr>
      <w:r>
        <w:rPr>
          <w:rFonts w:hint="eastAsia"/>
          <w:color w:val="auto"/>
          <w:sz w:val="21"/>
        </w:rPr>
        <w:t>PM：项目经理</w:t>
      </w:r>
    </w:p>
    <w:p w14:paraId="4F4A1CA1">
      <w:pPr>
        <w:numPr>
          <w:ilvl w:val="0"/>
          <w:numId w:val="0"/>
        </w:numPr>
        <w:spacing w:line="360" w:lineRule="auto"/>
        <w:ind w:left="1200" w:leftChars="0"/>
        <w:rPr>
          <w:rFonts w:hint="eastAsia"/>
          <w:color w:val="auto"/>
          <w:sz w:val="21"/>
        </w:rPr>
      </w:pPr>
      <w:r>
        <w:rPr>
          <w:rFonts w:hint="eastAsia"/>
          <w:color w:val="auto"/>
          <w:sz w:val="21"/>
        </w:rPr>
        <w:t>CCB：变更控制委员会</w:t>
      </w:r>
    </w:p>
    <w:p w14:paraId="015EFAE7">
      <w:pPr>
        <w:pStyle w:val="4"/>
        <w:ind w:left="200" w:leftChars="0" w:firstLine="480" w:firstLineChars="0"/>
        <w:rPr>
          <w:color w:val="auto"/>
        </w:rPr>
      </w:pPr>
      <w:bookmarkStart w:id="11" w:name="_Toc155777188"/>
      <w:bookmarkStart w:id="12" w:name="_Toc206574677"/>
      <w:bookmarkStart w:id="13" w:name="_Toc152126717"/>
      <w:bookmarkStart w:id="14" w:name="_Toc12061"/>
      <w:r>
        <w:rPr>
          <w:rFonts w:hint="eastAsia"/>
          <w:color w:val="auto"/>
        </w:rPr>
        <w:t>参考资料</w:t>
      </w:r>
      <w:bookmarkEnd w:id="11"/>
      <w:bookmarkEnd w:id="12"/>
      <w:bookmarkEnd w:id="13"/>
      <w:bookmarkEnd w:id="14"/>
    </w:p>
    <w:p w14:paraId="7546A1A6">
      <w:pPr>
        <w:spacing w:line="360" w:lineRule="auto"/>
        <w:ind w:left="360" w:leftChars="180" w:firstLine="420"/>
        <w:rPr>
          <w:rFonts w:hint="eastAsia"/>
          <w:color w:val="auto"/>
          <w:sz w:val="21"/>
        </w:rPr>
      </w:pPr>
      <w:r>
        <w:rPr>
          <w:rFonts w:hint="eastAsia"/>
          <w:color w:val="auto"/>
          <w:sz w:val="21"/>
        </w:rPr>
        <w:t>《工程教育认证办法》（中国工程教育专业认证协会，最新版）</w:t>
      </w:r>
    </w:p>
    <w:p w14:paraId="27409BA5">
      <w:pPr>
        <w:spacing w:line="360" w:lineRule="auto"/>
        <w:ind w:left="360" w:leftChars="180" w:firstLine="420"/>
        <w:rPr>
          <w:rFonts w:hint="eastAsia"/>
          <w:color w:val="auto"/>
          <w:sz w:val="21"/>
        </w:rPr>
      </w:pPr>
      <w:r>
        <w:rPr>
          <w:rFonts w:hint="eastAsia"/>
          <w:color w:val="auto"/>
          <w:sz w:val="21"/>
        </w:rPr>
        <w:t>《工程教育认证标准》（中国工程教育专业认证协会，最新版）</w:t>
      </w:r>
    </w:p>
    <w:p w14:paraId="251A09AB">
      <w:pPr>
        <w:spacing w:line="360" w:lineRule="auto"/>
        <w:ind w:left="360" w:leftChars="180" w:firstLine="420"/>
        <w:rPr>
          <w:rFonts w:hint="eastAsia"/>
          <w:color w:val="auto"/>
          <w:sz w:val="21"/>
        </w:rPr>
      </w:pPr>
      <w:r>
        <w:rPr>
          <w:rFonts w:hint="eastAsia"/>
          <w:color w:val="auto"/>
          <w:sz w:val="21"/>
        </w:rPr>
        <w:t>《工程教育认证自评报告撰写指南》</w:t>
      </w:r>
    </w:p>
    <w:p w14:paraId="389C4893">
      <w:pPr>
        <w:spacing w:line="360" w:lineRule="auto"/>
        <w:ind w:left="360" w:leftChars="180" w:firstLine="420"/>
        <w:rPr>
          <w:rFonts w:hint="eastAsia"/>
          <w:color w:val="auto"/>
          <w:sz w:val="21"/>
        </w:rPr>
      </w:pPr>
      <w:r>
        <w:rPr>
          <w:rFonts w:hint="eastAsia"/>
          <w:color w:val="auto"/>
          <w:sz w:val="21"/>
        </w:rPr>
        <w:t>《OBE成果导向教育理念与工程教育认证实施指南》</w:t>
      </w:r>
    </w:p>
    <w:p w14:paraId="49780862">
      <w:pPr>
        <w:spacing w:line="360" w:lineRule="auto"/>
        <w:ind w:left="360" w:leftChars="180" w:firstLine="420"/>
        <w:rPr>
          <w:rFonts w:hint="eastAsia"/>
          <w:color w:val="auto"/>
          <w:sz w:val="21"/>
        </w:rPr>
      </w:pPr>
      <w:r>
        <w:rPr>
          <w:rFonts w:hint="eastAsia"/>
          <w:color w:val="auto"/>
          <w:sz w:val="21"/>
        </w:rPr>
        <w:t>《成都理工大学工程教育专业认证工作规范》</w:t>
      </w:r>
    </w:p>
    <w:p w14:paraId="6BABA2C6">
      <w:pPr>
        <w:spacing w:line="360" w:lineRule="auto"/>
        <w:ind w:left="360" w:leftChars="180" w:firstLine="420"/>
        <w:rPr>
          <w:rFonts w:hint="eastAsia"/>
          <w:color w:val="auto"/>
          <w:sz w:val="21"/>
        </w:rPr>
      </w:pPr>
    </w:p>
    <w:p w14:paraId="6D45EF08">
      <w:pPr>
        <w:pStyle w:val="2"/>
        <w:ind w:left="0" w:leftChars="0" w:firstLine="640" w:firstLineChars="0"/>
        <w:rPr>
          <w:rFonts w:hint="eastAsia"/>
          <w:color w:val="auto"/>
        </w:rPr>
      </w:pPr>
      <w:bookmarkStart w:id="15" w:name="_Toc24501"/>
      <w:bookmarkStart w:id="16" w:name="_Toc206574678"/>
      <w:r>
        <w:rPr>
          <w:rFonts w:hint="eastAsia"/>
          <w:color w:val="auto"/>
        </w:rPr>
        <w:t>软件总体概述</w:t>
      </w:r>
      <w:bookmarkEnd w:id="15"/>
      <w:bookmarkEnd w:id="16"/>
    </w:p>
    <w:p w14:paraId="387A5872">
      <w:pPr>
        <w:spacing w:line="360" w:lineRule="auto"/>
        <w:rPr>
          <w:rFonts w:hint="eastAsia" w:hAnsi="宋体"/>
          <w:color w:val="auto"/>
          <w:sz w:val="21"/>
        </w:rPr>
      </w:pPr>
    </w:p>
    <w:p w14:paraId="40750A4A">
      <w:pPr>
        <w:ind w:firstLine="400"/>
        <w:rPr>
          <w:rFonts w:hint="eastAsia"/>
          <w:color w:val="auto"/>
        </w:rPr>
      </w:pPr>
    </w:p>
    <w:p w14:paraId="175E65A8">
      <w:pPr>
        <w:pStyle w:val="4"/>
        <w:ind w:left="200" w:leftChars="0" w:firstLine="480" w:firstLineChars="0"/>
        <w:rPr>
          <w:rFonts w:hint="eastAsia"/>
          <w:color w:val="auto"/>
        </w:rPr>
      </w:pPr>
      <w:bookmarkStart w:id="17" w:name="_Toc206574679"/>
      <w:bookmarkStart w:id="18" w:name="_Toc30752"/>
      <w:r>
        <w:rPr>
          <w:rFonts w:hint="eastAsia"/>
          <w:color w:val="auto"/>
        </w:rPr>
        <w:t>软件标识</w:t>
      </w:r>
      <w:bookmarkEnd w:id="17"/>
      <w:bookmarkEnd w:id="1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6163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0CB42C40">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项目</w:t>
            </w:r>
          </w:p>
        </w:tc>
        <w:tc>
          <w:tcPr>
            <w:tcW w:w="4264" w:type="dxa"/>
            <w:vAlign w:val="center"/>
          </w:tcPr>
          <w:p w14:paraId="2C2292EF">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内容</w:t>
            </w:r>
          </w:p>
        </w:tc>
      </w:tr>
      <w:tr w14:paraId="6F82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5F7C9CEB">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软件全名称</w:t>
            </w:r>
          </w:p>
        </w:tc>
        <w:tc>
          <w:tcPr>
            <w:tcW w:w="4264" w:type="dxa"/>
            <w:vAlign w:val="center"/>
          </w:tcPr>
          <w:p w14:paraId="3E401E65">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工程教育专业认证智能服务系统</w:t>
            </w:r>
          </w:p>
        </w:tc>
      </w:tr>
      <w:tr w14:paraId="1E780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5F9346E9">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软件缩称</w:t>
            </w:r>
          </w:p>
        </w:tc>
        <w:tc>
          <w:tcPr>
            <w:tcW w:w="4264" w:type="dxa"/>
            <w:vAlign w:val="center"/>
          </w:tcPr>
          <w:p w14:paraId="1CC60012">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EE-PAISS (Engineering Education Professional Accreditation Intelligent Service System)</w:t>
            </w:r>
          </w:p>
        </w:tc>
      </w:tr>
      <w:tr w14:paraId="44F1B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26773AC4">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版本号</w:t>
            </w:r>
          </w:p>
        </w:tc>
        <w:tc>
          <w:tcPr>
            <w:tcW w:w="4264" w:type="dxa"/>
            <w:vAlign w:val="center"/>
          </w:tcPr>
          <w:p w14:paraId="2B00D8E9">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1.0</w:t>
            </w:r>
          </w:p>
        </w:tc>
      </w:tr>
    </w:tbl>
    <w:p w14:paraId="1FF5C3F0">
      <w:pPr>
        <w:spacing w:line="360" w:lineRule="auto"/>
        <w:ind w:firstLine="420" w:firstLineChars="200"/>
        <w:jc w:val="both"/>
        <w:rPr>
          <w:rFonts w:hint="eastAsia"/>
          <w:color w:val="auto"/>
          <w:sz w:val="21"/>
        </w:rPr>
      </w:pPr>
    </w:p>
    <w:p w14:paraId="321FE638">
      <w:pPr>
        <w:pStyle w:val="4"/>
        <w:ind w:left="200" w:leftChars="0" w:firstLine="480" w:firstLineChars="0"/>
        <w:rPr>
          <w:rFonts w:hint="eastAsia"/>
          <w:color w:val="auto"/>
        </w:rPr>
      </w:pPr>
      <w:bookmarkStart w:id="19" w:name="_Toc7414"/>
      <w:bookmarkStart w:id="20" w:name="_Toc206574680"/>
      <w:r>
        <w:rPr>
          <w:rFonts w:hint="eastAsia"/>
          <w:color w:val="auto"/>
        </w:rPr>
        <w:t>软件描述</w:t>
      </w:r>
      <w:bookmarkEnd w:id="19"/>
      <w:bookmarkEnd w:id="20"/>
    </w:p>
    <w:p w14:paraId="49F6C627">
      <w:pPr>
        <w:pStyle w:val="5"/>
        <w:ind w:left="200" w:leftChars="0" w:firstLine="420" w:firstLineChars="0"/>
        <w:rPr>
          <w:rFonts w:hint="eastAsia"/>
          <w:color w:val="auto"/>
        </w:rPr>
      </w:pPr>
      <w:bookmarkStart w:id="21" w:name="_Toc206574681"/>
      <w:bookmarkStart w:id="22" w:name="_Toc24100"/>
      <w:r>
        <w:rPr>
          <w:rFonts w:hint="eastAsia"/>
          <w:color w:val="auto"/>
        </w:rPr>
        <w:t>系统属性</w:t>
      </w:r>
      <w:bookmarkEnd w:id="21"/>
      <w:bookmarkEnd w:id="22"/>
    </w:p>
    <w:p w14:paraId="3CE9E448">
      <w:pPr>
        <w:spacing w:line="360" w:lineRule="auto"/>
        <w:ind w:firstLine="420" w:firstLineChars="200"/>
        <w:jc w:val="both"/>
        <w:rPr>
          <w:rFonts w:hint="eastAsia"/>
          <w:color w:val="auto"/>
          <w:sz w:val="21"/>
        </w:rPr>
      </w:pPr>
      <w:r>
        <w:rPr>
          <w:rFonts w:hint="eastAsia"/>
          <w:color w:val="auto"/>
          <w:sz w:val="21"/>
        </w:rPr>
        <w:t>本系统是基于B/S架构的综合性服务平台，融合数据建模、智能计算、可视化分析等技术，以Web应用为主要载体（适配PC端，兼顾移动端基础浏览），为高校专业建设团队提供从认证准备到持续改进的全流程数字化支撑服务。</w:t>
      </w:r>
    </w:p>
    <w:p w14:paraId="67D6C41E">
      <w:pPr>
        <w:spacing w:line="360" w:lineRule="auto"/>
        <w:ind w:firstLine="420" w:firstLineChars="200"/>
        <w:jc w:val="both"/>
        <w:rPr>
          <w:rFonts w:hint="eastAsia"/>
          <w:color w:val="auto"/>
          <w:sz w:val="21"/>
        </w:rPr>
      </w:pPr>
      <w:r>
        <w:rPr>
          <w:rFonts w:hint="eastAsia"/>
          <w:color w:val="auto"/>
          <w:sz w:val="21"/>
        </w:rPr>
        <w:t>系统核心特征：</w:t>
      </w:r>
    </w:p>
    <w:p w14:paraId="7348CFD1">
      <w:pPr>
        <w:spacing w:line="360" w:lineRule="auto"/>
        <w:ind w:firstLine="420" w:firstLineChars="200"/>
        <w:jc w:val="both"/>
        <w:rPr>
          <w:rFonts w:hint="eastAsia"/>
          <w:color w:val="auto"/>
          <w:sz w:val="21"/>
        </w:rPr>
      </w:pPr>
      <w:r>
        <w:rPr>
          <w:rFonts w:hint="eastAsia"/>
          <w:color w:val="auto"/>
          <w:sz w:val="21"/>
        </w:rPr>
        <w:t>结构化：培养方案、课程大纲等认证核心要素全部结构化存储，支持关联分析</w:t>
      </w:r>
    </w:p>
    <w:p w14:paraId="6B2670B4">
      <w:pPr>
        <w:spacing w:line="360" w:lineRule="auto"/>
        <w:ind w:firstLine="420" w:firstLineChars="200"/>
        <w:jc w:val="both"/>
        <w:rPr>
          <w:rFonts w:hint="eastAsia"/>
          <w:color w:val="auto"/>
          <w:sz w:val="21"/>
        </w:rPr>
      </w:pPr>
      <w:r>
        <w:rPr>
          <w:rFonts w:hint="eastAsia"/>
          <w:color w:val="auto"/>
          <w:sz w:val="21"/>
        </w:rPr>
        <w:t>智能化：达成度自动计算、数据自动填充、智能预警</w:t>
      </w:r>
    </w:p>
    <w:p w14:paraId="29B491A8">
      <w:pPr>
        <w:spacing w:line="360" w:lineRule="auto"/>
        <w:ind w:firstLine="420" w:firstLineChars="200"/>
        <w:jc w:val="both"/>
        <w:rPr>
          <w:rFonts w:hint="eastAsia"/>
          <w:color w:val="auto"/>
          <w:sz w:val="21"/>
        </w:rPr>
      </w:pPr>
      <w:r>
        <w:rPr>
          <w:rFonts w:hint="eastAsia"/>
          <w:color w:val="auto"/>
          <w:sz w:val="21"/>
        </w:rPr>
        <w:t>协同化：自评报告多人协同编写、任务分配与进度跟踪</w:t>
      </w:r>
    </w:p>
    <w:p w14:paraId="2CDCC063">
      <w:pPr>
        <w:spacing w:line="360" w:lineRule="auto"/>
        <w:ind w:firstLine="420" w:firstLineChars="200"/>
        <w:jc w:val="both"/>
        <w:rPr>
          <w:rFonts w:hint="eastAsia"/>
          <w:color w:val="auto"/>
          <w:sz w:val="21"/>
        </w:rPr>
      </w:pPr>
      <w:r>
        <w:rPr>
          <w:rFonts w:hint="eastAsia"/>
          <w:color w:val="auto"/>
          <w:sz w:val="21"/>
        </w:rPr>
        <w:t>可视化：达成度结果多维度图表展示，认证过程可视化呈现</w:t>
      </w:r>
    </w:p>
    <w:p w14:paraId="035A5CF5">
      <w:pPr>
        <w:pStyle w:val="5"/>
        <w:ind w:left="200" w:leftChars="0" w:firstLine="420" w:firstLineChars="0"/>
        <w:rPr>
          <w:rFonts w:hint="eastAsia"/>
          <w:color w:val="auto"/>
        </w:rPr>
      </w:pPr>
      <w:bookmarkStart w:id="23" w:name="_Toc206574682"/>
      <w:bookmarkStart w:id="24" w:name="_Toc23998"/>
      <w:r>
        <w:rPr>
          <w:rFonts w:hint="eastAsia"/>
          <w:color w:val="auto"/>
        </w:rPr>
        <w:t>开发背景</w:t>
      </w:r>
      <w:bookmarkEnd w:id="23"/>
      <w:bookmarkEnd w:id="24"/>
    </w:p>
    <w:p w14:paraId="37504EF5">
      <w:pPr>
        <w:spacing w:line="360" w:lineRule="auto"/>
        <w:ind w:firstLine="420" w:firstLineChars="200"/>
        <w:jc w:val="both"/>
        <w:rPr>
          <w:rFonts w:hint="eastAsia"/>
          <w:color w:val="auto"/>
          <w:sz w:val="21"/>
        </w:rPr>
      </w:pPr>
      <w:r>
        <w:rPr>
          <w:rFonts w:hint="eastAsia"/>
          <w:color w:val="auto"/>
          <w:sz w:val="21"/>
        </w:rPr>
        <w:t>随着我国工程教育认证工作的全面深入推进，越来越多的高校专业参与到认证工作中。然而，当前大多数高校在认证准备过程中仍以手工方式为主——培养方案以Word文档管理，达成度计算依赖Excel公式，课程材料散落在不同教师手中，自评报告需人工整理大量数据。这种传统模式不仅效率低下，还容易造成数据遗漏和计算错误，难以满足认证标准中对达成度评价的系统性、科学性要求。</w:t>
      </w:r>
    </w:p>
    <w:p w14:paraId="1523903E">
      <w:pPr>
        <w:spacing w:line="360" w:lineRule="auto"/>
        <w:ind w:firstLine="420" w:firstLineChars="200"/>
        <w:jc w:val="both"/>
        <w:rPr>
          <w:rFonts w:hint="eastAsia"/>
          <w:color w:val="auto"/>
          <w:sz w:val="21"/>
        </w:rPr>
      </w:pPr>
    </w:p>
    <w:p w14:paraId="7F8AA3EC">
      <w:pPr>
        <w:spacing w:line="360" w:lineRule="auto"/>
        <w:ind w:firstLine="420" w:firstLineChars="200"/>
        <w:jc w:val="both"/>
        <w:rPr>
          <w:rFonts w:hint="eastAsia"/>
          <w:color w:val="auto"/>
          <w:sz w:val="21"/>
        </w:rPr>
      </w:pPr>
      <w:r>
        <w:rPr>
          <w:rFonts w:hint="eastAsia"/>
          <w:color w:val="auto"/>
          <w:sz w:val="21"/>
        </w:rPr>
        <w:t>在此背景下，开发一套以OBE理念为核心的工程教育专业认证智能服务系统，帮助高校专业建设团队规范认证过程管理、量化达成度评价、提升自评报告编制效率，具有重要的现实意义。</w:t>
      </w:r>
    </w:p>
    <w:p w14:paraId="713E6D9D">
      <w:pPr>
        <w:pStyle w:val="5"/>
        <w:ind w:left="200" w:leftChars="0" w:firstLine="420" w:firstLineChars="0"/>
        <w:rPr>
          <w:rFonts w:hint="eastAsia"/>
          <w:color w:val="auto"/>
        </w:rPr>
      </w:pPr>
      <w:bookmarkStart w:id="25" w:name="_Toc24309"/>
      <w:bookmarkStart w:id="26" w:name="_Toc206574683"/>
      <w:r>
        <w:rPr>
          <w:rFonts w:hint="eastAsia"/>
          <w:color w:val="auto"/>
        </w:rPr>
        <w:t>软件功能</w:t>
      </w:r>
      <w:bookmarkEnd w:id="25"/>
      <w:bookmarkEnd w:id="26"/>
    </w:p>
    <w:p w14:paraId="5F5F1E8D">
      <w:pPr>
        <w:spacing w:line="360" w:lineRule="auto"/>
        <w:ind w:firstLine="420" w:firstLineChars="200"/>
        <w:rPr>
          <w:rFonts w:hint="eastAsia"/>
          <w:color w:val="auto"/>
          <w:sz w:val="21"/>
        </w:rPr>
      </w:pPr>
      <w:r>
        <w:rPr>
          <w:rFonts w:hint="eastAsia"/>
          <w:color w:val="auto"/>
          <w:sz w:val="21"/>
        </w:rPr>
        <w:t>系统由八大核心功能模块和一个系统管理模块组成：</w:t>
      </w:r>
    </w:p>
    <w:p w14:paraId="3EB7F665">
      <w:pPr>
        <w:spacing w:line="360" w:lineRule="auto"/>
        <w:ind w:firstLine="420" w:firstLineChars="200"/>
        <w:rPr>
          <w:rFonts w:hint="eastAsia"/>
          <w:color w:val="auto"/>
          <w:sz w:val="21"/>
        </w:rPr>
      </w:pPr>
      <w:r>
        <w:rPr>
          <w:rFonts w:hint="eastAsia"/>
          <w:color w:val="auto"/>
          <w:sz w:val="21"/>
        </w:rPr>
        <w:t>一、人才培养方案管理</w:t>
      </w:r>
    </w:p>
    <w:p w14:paraId="0CFEC180">
      <w:pPr>
        <w:spacing w:line="360" w:lineRule="auto"/>
        <w:ind w:firstLine="420" w:firstLineChars="200"/>
        <w:rPr>
          <w:rFonts w:hint="eastAsia"/>
          <w:color w:val="auto"/>
          <w:sz w:val="21"/>
        </w:rPr>
      </w:pPr>
      <w:r>
        <w:rPr>
          <w:rFonts w:hint="eastAsia"/>
          <w:color w:val="auto"/>
          <w:sz w:val="21"/>
        </w:rPr>
        <w:t>对专业培养方案进行结构化分解与版本维护，支持培养目标、毕业要求、毕业要求指标点的逐级分解管理，建立课程体系与毕业要求指标点的支撑关联矩阵。</w:t>
      </w:r>
    </w:p>
    <w:p w14:paraId="6F76578B">
      <w:pPr>
        <w:spacing w:line="360" w:lineRule="auto"/>
        <w:ind w:firstLine="420" w:firstLineChars="200"/>
        <w:rPr>
          <w:rFonts w:hint="eastAsia"/>
          <w:color w:val="auto"/>
          <w:sz w:val="21"/>
        </w:rPr>
      </w:pPr>
      <w:r>
        <w:rPr>
          <w:rFonts w:hint="eastAsia"/>
          <w:color w:val="auto"/>
          <w:sz w:val="21"/>
        </w:rPr>
        <w:t>二、课程管理</w:t>
      </w:r>
    </w:p>
    <w:p w14:paraId="14F5AF75">
      <w:pPr>
        <w:spacing w:line="360" w:lineRule="auto"/>
        <w:ind w:firstLine="420" w:firstLineChars="200"/>
        <w:rPr>
          <w:rFonts w:hint="eastAsia"/>
          <w:color w:val="auto"/>
          <w:sz w:val="21"/>
        </w:rPr>
      </w:pPr>
      <w:r>
        <w:rPr>
          <w:rFonts w:hint="eastAsia"/>
          <w:color w:val="auto"/>
          <w:sz w:val="21"/>
        </w:rPr>
        <w:t>对课程大纲进行结构化管理，维护课程基本信息、课程目标、教学内容与课程目标的对应关系，以及课程考核评价方式和评价标准的精细化设置。</w:t>
      </w:r>
    </w:p>
    <w:p w14:paraId="13CACC2A">
      <w:pPr>
        <w:spacing w:line="360" w:lineRule="auto"/>
        <w:ind w:firstLine="420" w:firstLineChars="200"/>
        <w:rPr>
          <w:rFonts w:hint="eastAsia"/>
          <w:color w:val="auto"/>
          <w:sz w:val="21"/>
        </w:rPr>
      </w:pPr>
      <w:r>
        <w:rPr>
          <w:rFonts w:hint="eastAsia"/>
          <w:color w:val="auto"/>
          <w:sz w:val="21"/>
        </w:rPr>
        <w:t>三、教学运行管理</w:t>
      </w:r>
    </w:p>
    <w:p w14:paraId="2C2BAA32">
      <w:pPr>
        <w:spacing w:line="360" w:lineRule="auto"/>
        <w:ind w:firstLine="420" w:firstLineChars="200"/>
        <w:rPr>
          <w:rFonts w:hint="eastAsia"/>
          <w:color w:val="auto"/>
          <w:sz w:val="21"/>
        </w:rPr>
      </w:pPr>
      <w:r>
        <w:rPr>
          <w:rFonts w:hint="eastAsia"/>
          <w:color w:val="auto"/>
          <w:sz w:val="21"/>
        </w:rPr>
        <w:t>维护教学运行中的基础数据与任务分配，包括学生信息、教师信息、教学班管理，以及课程与任课教师的分配关系。</w:t>
      </w:r>
    </w:p>
    <w:p w14:paraId="0D48C2DD">
      <w:pPr>
        <w:spacing w:line="360" w:lineRule="auto"/>
        <w:ind w:firstLine="420" w:firstLineChars="200"/>
        <w:rPr>
          <w:rFonts w:hint="eastAsia"/>
          <w:color w:val="auto"/>
          <w:sz w:val="21"/>
        </w:rPr>
      </w:pPr>
      <w:r>
        <w:rPr>
          <w:rFonts w:hint="eastAsia"/>
          <w:color w:val="auto"/>
          <w:sz w:val="21"/>
        </w:rPr>
        <w:t>四、课程考核评价</w:t>
      </w:r>
    </w:p>
    <w:p w14:paraId="609C4542">
      <w:pPr>
        <w:spacing w:line="360" w:lineRule="auto"/>
        <w:ind w:firstLine="420" w:firstLineChars="200"/>
        <w:rPr>
          <w:rFonts w:hint="eastAsia"/>
          <w:color w:val="auto"/>
          <w:sz w:val="21"/>
        </w:rPr>
      </w:pPr>
      <w:r>
        <w:rPr>
          <w:rFonts w:hint="eastAsia"/>
          <w:color w:val="auto"/>
          <w:sz w:val="21"/>
        </w:rPr>
        <w:t>面向任课教师的日常教学评价工具，支持佐证材料采集、成绩按课程目标维度录入与管理，为达成度计算提供规范化数据源。</w:t>
      </w:r>
    </w:p>
    <w:p w14:paraId="078B1CBE">
      <w:pPr>
        <w:spacing w:line="360" w:lineRule="auto"/>
        <w:ind w:firstLine="420" w:firstLineChars="200"/>
        <w:rPr>
          <w:rFonts w:hint="eastAsia"/>
          <w:color w:val="auto"/>
          <w:sz w:val="21"/>
        </w:rPr>
      </w:pPr>
      <w:r>
        <w:rPr>
          <w:rFonts w:hint="eastAsia"/>
          <w:color w:val="auto"/>
          <w:sz w:val="21"/>
        </w:rPr>
        <w:t>五、达成度评价</w:t>
      </w:r>
    </w:p>
    <w:p w14:paraId="453BC706">
      <w:pPr>
        <w:spacing w:line="360" w:lineRule="auto"/>
        <w:ind w:firstLine="420" w:firstLineChars="200"/>
        <w:rPr>
          <w:rFonts w:hint="eastAsia"/>
          <w:color w:val="auto"/>
          <w:sz w:val="21"/>
        </w:rPr>
      </w:pPr>
      <w:r>
        <w:rPr>
          <w:rFonts w:hint="eastAsia"/>
          <w:color w:val="auto"/>
          <w:sz w:val="21"/>
        </w:rPr>
        <w:t>系统的核心智能计算模块，支持自定义达成度评价模型，自动计算课程目标达成度与毕业要求达成度，提供多维度统计分析与可视化展示。</w:t>
      </w:r>
    </w:p>
    <w:p w14:paraId="177351F8">
      <w:pPr>
        <w:spacing w:line="360" w:lineRule="auto"/>
        <w:ind w:firstLine="420" w:firstLineChars="200"/>
        <w:rPr>
          <w:rFonts w:hint="eastAsia"/>
          <w:color w:val="auto"/>
          <w:sz w:val="21"/>
        </w:rPr>
      </w:pPr>
      <w:r>
        <w:rPr>
          <w:rFonts w:hint="eastAsia"/>
          <w:color w:val="auto"/>
          <w:sz w:val="21"/>
        </w:rPr>
        <w:t>六、调查与评价</w:t>
      </w:r>
    </w:p>
    <w:p w14:paraId="441A7F3E">
      <w:pPr>
        <w:spacing w:line="360" w:lineRule="auto"/>
        <w:ind w:firstLine="420" w:firstLineChars="200"/>
        <w:rPr>
          <w:rFonts w:hint="eastAsia"/>
          <w:color w:val="auto"/>
          <w:sz w:val="21"/>
        </w:rPr>
      </w:pPr>
      <w:r>
        <w:rPr>
          <w:rFonts w:hint="eastAsia"/>
          <w:color w:val="auto"/>
          <w:sz w:val="21"/>
        </w:rPr>
        <w:t>用于认证间接评价的数据采集工具，支持模板问卷与自定义问卷的创建、发布、数据采集与统计分析。</w:t>
      </w:r>
    </w:p>
    <w:p w14:paraId="6CBEB614">
      <w:pPr>
        <w:spacing w:line="360" w:lineRule="auto"/>
        <w:ind w:firstLine="420" w:firstLineChars="200"/>
        <w:rPr>
          <w:rFonts w:hint="eastAsia"/>
          <w:color w:val="auto"/>
          <w:sz w:val="21"/>
        </w:rPr>
      </w:pPr>
      <w:r>
        <w:rPr>
          <w:rFonts w:hint="eastAsia"/>
          <w:color w:val="auto"/>
          <w:sz w:val="21"/>
        </w:rPr>
        <w:t>七、持续改进</w:t>
      </w:r>
    </w:p>
    <w:p w14:paraId="3BA31F2C">
      <w:pPr>
        <w:spacing w:line="360" w:lineRule="auto"/>
        <w:ind w:firstLine="420" w:firstLineChars="200"/>
        <w:rPr>
          <w:rFonts w:hint="eastAsia"/>
          <w:color w:val="auto"/>
          <w:sz w:val="21"/>
        </w:rPr>
      </w:pPr>
      <w:r>
        <w:rPr>
          <w:rFonts w:hint="eastAsia"/>
          <w:color w:val="auto"/>
          <w:sz w:val="21"/>
        </w:rPr>
        <w:t>基于达成度评价结果和调查数据，形成“评价→分析→改进”的闭环管理机制，支持多维度持续改进记录的生成与跟踪。</w:t>
      </w:r>
    </w:p>
    <w:p w14:paraId="120F87CA">
      <w:pPr>
        <w:spacing w:line="360" w:lineRule="auto"/>
        <w:ind w:firstLine="420" w:firstLineChars="200"/>
        <w:rPr>
          <w:rFonts w:hint="eastAsia"/>
          <w:color w:val="auto"/>
          <w:sz w:val="21"/>
        </w:rPr>
      </w:pPr>
      <w:r>
        <w:rPr>
          <w:rFonts w:hint="eastAsia"/>
          <w:color w:val="auto"/>
          <w:sz w:val="21"/>
        </w:rPr>
        <w:t>八、自评报告</w:t>
      </w:r>
    </w:p>
    <w:p w14:paraId="6F99023B">
      <w:pPr>
        <w:spacing w:line="360" w:lineRule="auto"/>
        <w:ind w:firstLine="420" w:firstLineChars="200"/>
        <w:rPr>
          <w:rFonts w:hint="eastAsia"/>
          <w:color w:val="auto"/>
          <w:sz w:val="21"/>
        </w:rPr>
      </w:pPr>
      <w:r>
        <w:rPr>
          <w:rFonts w:hint="eastAsia"/>
          <w:color w:val="auto"/>
          <w:sz w:val="21"/>
        </w:rPr>
        <w:t>按认证自评报告大纲进行任务分解与协同编写，支持数据自动填充与材料汇总导出。</w:t>
      </w:r>
    </w:p>
    <w:p w14:paraId="4BFE282E">
      <w:pPr>
        <w:spacing w:line="360" w:lineRule="auto"/>
        <w:ind w:firstLine="420" w:firstLineChars="200"/>
        <w:rPr>
          <w:rFonts w:hint="eastAsia"/>
          <w:color w:val="auto"/>
          <w:sz w:val="21"/>
        </w:rPr>
      </w:pPr>
      <w:r>
        <w:rPr>
          <w:rFonts w:hint="eastAsia"/>
          <w:color w:val="auto"/>
          <w:sz w:val="21"/>
        </w:rPr>
        <w:t>九、系统管理</w:t>
      </w:r>
    </w:p>
    <w:p w14:paraId="462AC6A7">
      <w:pPr>
        <w:spacing w:line="360" w:lineRule="auto"/>
        <w:ind w:firstLine="420" w:firstLineChars="200"/>
        <w:rPr>
          <w:rFonts w:hint="eastAsia" w:hAnsi="宋体"/>
          <w:color w:val="auto"/>
          <w:sz w:val="21"/>
        </w:rPr>
      </w:pPr>
      <w:r>
        <w:rPr>
          <w:rFonts w:hint="eastAsia"/>
          <w:color w:val="auto"/>
          <w:sz w:val="21"/>
        </w:rPr>
        <w:t>用户权限管理、系统配置、数据备份与维护。</w:t>
      </w:r>
    </w:p>
    <w:p w14:paraId="268CDEE5">
      <w:pPr>
        <w:spacing w:line="360" w:lineRule="auto"/>
        <w:ind w:firstLine="400" w:firstLineChars="200"/>
        <w:rPr>
          <w:rFonts w:hint="eastAsia"/>
          <w:color w:val="auto"/>
          <w:sz w:val="21"/>
        </w:rPr>
      </w:pPr>
      <w:r>
        <w:rPr>
          <w:rFonts w:hint="eastAsia"/>
          <w:color w:val="auto"/>
        </w:rPr>
        <w:t>主体结构图</w:t>
      </w:r>
    </w:p>
    <w:p w14:paraId="1EEDE6B1">
      <w:pPr>
        <w:spacing w:line="360" w:lineRule="auto"/>
        <w:ind w:firstLine="400" w:firstLineChars="200"/>
        <w:rPr>
          <w:rFonts w:hint="eastAsia"/>
          <w:color w:val="auto"/>
          <w:sz w:val="21"/>
        </w:rPr>
      </w:pPr>
      <w:r>
        <w:rPr>
          <w:color w:val="auto"/>
        </w:rPr>
        <w:drawing>
          <wp:inline distT="0" distB="0" distL="114300" distR="114300">
            <wp:extent cx="4562475" cy="20002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562475" cy="2000250"/>
                    </a:xfrm>
                    <a:prstGeom prst="rect">
                      <a:avLst/>
                    </a:prstGeom>
                    <a:noFill/>
                    <a:ln>
                      <a:noFill/>
                    </a:ln>
                  </pic:spPr>
                </pic:pic>
              </a:graphicData>
            </a:graphic>
          </wp:inline>
        </w:drawing>
      </w:r>
    </w:p>
    <w:p w14:paraId="2E66ED15">
      <w:pPr>
        <w:spacing w:line="360" w:lineRule="auto"/>
        <w:ind w:firstLine="420"/>
        <w:rPr>
          <w:rFonts w:hint="eastAsia"/>
          <w:color w:val="auto"/>
          <w:sz w:val="21"/>
        </w:rPr>
      </w:pPr>
    </w:p>
    <w:p w14:paraId="7C44CEFA">
      <w:pPr>
        <w:spacing w:line="360" w:lineRule="auto"/>
        <w:ind w:firstLine="420" w:firstLineChars="200"/>
        <w:rPr>
          <w:rFonts w:hint="eastAsia"/>
          <w:color w:val="auto"/>
          <w:sz w:val="21"/>
        </w:rPr>
      </w:pPr>
    </w:p>
    <w:p w14:paraId="00377619">
      <w:pPr>
        <w:pStyle w:val="4"/>
        <w:ind w:left="200" w:leftChars="0" w:firstLine="480" w:firstLineChars="0"/>
        <w:rPr>
          <w:rFonts w:hint="eastAsia"/>
          <w:color w:val="auto"/>
        </w:rPr>
      </w:pPr>
      <w:bookmarkStart w:id="27" w:name="_Toc206574684"/>
      <w:bookmarkStart w:id="28" w:name="_Toc16112"/>
      <w:r>
        <w:rPr>
          <w:rFonts w:hint="eastAsia"/>
          <w:color w:val="auto"/>
        </w:rPr>
        <w:t>用户的特点</w:t>
      </w:r>
      <w:bookmarkEnd w:id="27"/>
      <w:bookmarkEnd w:id="28"/>
    </w:p>
    <w:p w14:paraId="6EB457A9">
      <w:pPr>
        <w:spacing w:line="360" w:lineRule="auto"/>
        <w:ind w:firstLine="400" w:firstLineChars="200"/>
        <w:jc w:val="both"/>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color w:val="auto"/>
          <w:spacing w:val="0"/>
          <w:sz w:val="20"/>
          <w:szCs w:val="20"/>
          <w:shd w:val="clear" w:fill="FFFFFF"/>
        </w:rPr>
        <w:t>本系统的用户群体按角色划分为以下几类，各角色的使用场景和特点如下：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7FAD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7E8FAF69">
            <w:pPr>
              <w:widowControl w:val="0"/>
              <w:spacing w:line="360" w:lineRule="auto"/>
              <w:jc w:val="both"/>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color w:val="auto"/>
                <w:sz w:val="20"/>
                <w:szCs w:val="20"/>
              </w:rPr>
              <w:t>用户角色</w:t>
            </w:r>
          </w:p>
        </w:tc>
        <w:tc>
          <w:tcPr>
            <w:tcW w:w="4264" w:type="dxa"/>
          </w:tcPr>
          <w:p w14:paraId="75D5935D">
            <w:pPr>
              <w:widowControl w:val="0"/>
              <w:spacing w:line="360" w:lineRule="auto"/>
              <w:jc w:val="both"/>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color w:val="auto"/>
                <w:sz w:val="20"/>
                <w:szCs w:val="20"/>
              </w:rPr>
              <w:t>特点描述</w:t>
            </w:r>
          </w:p>
        </w:tc>
      </w:tr>
      <w:tr w14:paraId="7D94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08102535">
            <w:pPr>
              <w:widowControl w:val="0"/>
              <w:spacing w:line="360" w:lineRule="auto"/>
              <w:jc w:val="both"/>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color w:val="auto"/>
                <w:sz w:val="20"/>
                <w:szCs w:val="20"/>
              </w:rPr>
              <w:t>专业负责人</w:t>
            </w:r>
          </w:p>
        </w:tc>
        <w:tc>
          <w:tcPr>
            <w:tcW w:w="4264" w:type="dxa"/>
          </w:tcPr>
          <w:p w14:paraId="5BDA23CD">
            <w:pPr>
              <w:widowControl w:val="0"/>
              <w:spacing w:line="360" w:lineRule="auto"/>
              <w:jc w:val="both"/>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color w:val="auto"/>
                <w:sz w:val="20"/>
                <w:szCs w:val="20"/>
              </w:rPr>
              <w:t>负责专业的整体认证工作。熟悉工程教育认证标准，需要宏观掌握专业的培养目标、毕业要求达成情况，主导自评报告的撰写与审核。关注数据的完整性和一致性，需要系统提供全局视图和统计分析功能。</w:t>
            </w:r>
          </w:p>
        </w:tc>
      </w:tr>
      <w:tr w14:paraId="3A1CD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06095C6A">
            <w:pPr>
              <w:widowControl w:val="0"/>
              <w:spacing w:line="360" w:lineRule="auto"/>
              <w:jc w:val="both"/>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color w:val="auto"/>
                <w:sz w:val="20"/>
                <w:szCs w:val="20"/>
              </w:rPr>
              <w:t>课程负责人</w:t>
            </w:r>
          </w:p>
        </w:tc>
        <w:tc>
          <w:tcPr>
            <w:tcW w:w="4264" w:type="dxa"/>
          </w:tcPr>
          <w:p w14:paraId="0B8CD4EC">
            <w:pPr>
              <w:widowControl w:val="0"/>
              <w:spacing w:line="360" w:lineRule="auto"/>
              <w:jc w:val="both"/>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color w:val="auto"/>
                <w:sz w:val="20"/>
                <w:szCs w:val="20"/>
              </w:rPr>
              <w:t>负责具体课程的大纲制定与课程目标设计。熟悉OBE教学理念，需要系统支持课程大纲结构化录入、课程目标与毕业要求指标点的关联设置、考核评价方式的标准化配置。</w:t>
            </w:r>
          </w:p>
        </w:tc>
      </w:tr>
      <w:tr w14:paraId="41CE2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74492504">
            <w:pPr>
              <w:widowControl w:val="0"/>
              <w:spacing w:line="360" w:lineRule="auto"/>
              <w:jc w:val="both"/>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color w:val="auto"/>
                <w:sz w:val="20"/>
                <w:szCs w:val="20"/>
              </w:rPr>
              <w:t>任课教师</w:t>
            </w:r>
          </w:p>
        </w:tc>
        <w:tc>
          <w:tcPr>
            <w:tcW w:w="4264" w:type="dxa"/>
          </w:tcPr>
          <w:p w14:paraId="65E6F435">
            <w:pPr>
              <w:widowControl w:val="0"/>
              <w:spacing w:line="360" w:lineRule="auto"/>
              <w:jc w:val="both"/>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color w:val="auto"/>
                <w:sz w:val="20"/>
                <w:szCs w:val="20"/>
              </w:rPr>
              <w:t>负责课程的具体教学实施与考核评价。日常教学任务较重，需要系统提供简洁高效的成绩录入、佐证材料上传功能，操作界面应直观易用，减少学习成本。</w:t>
            </w:r>
          </w:p>
        </w:tc>
      </w:tr>
      <w:tr w14:paraId="6123F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4B1F6B77">
            <w:pPr>
              <w:widowControl w:val="0"/>
              <w:spacing w:line="360" w:lineRule="auto"/>
              <w:jc w:val="both"/>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color w:val="auto"/>
                <w:sz w:val="20"/>
                <w:szCs w:val="20"/>
              </w:rPr>
              <w:t>系统管理员</w:t>
            </w:r>
          </w:p>
        </w:tc>
        <w:tc>
          <w:tcPr>
            <w:tcW w:w="4264" w:type="dxa"/>
          </w:tcPr>
          <w:p w14:paraId="14012A0A">
            <w:pPr>
              <w:widowControl w:val="0"/>
              <w:spacing w:line="360" w:lineRule="auto"/>
              <w:jc w:val="both"/>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color w:val="auto"/>
                <w:sz w:val="20"/>
                <w:szCs w:val="20"/>
              </w:rPr>
              <w:t>负责系统的日常运维与用户管理。需要系统提供完善的权限管理、日志审计、数据备份与恢复功能，确保系统安全稳定运行。能，确保系统安全稳定运行。</w:t>
            </w:r>
          </w:p>
        </w:tc>
      </w:tr>
    </w:tbl>
    <w:p w14:paraId="05F5A206">
      <w:pPr>
        <w:spacing w:line="360" w:lineRule="auto"/>
        <w:ind w:firstLine="420" w:firstLineChars="200"/>
        <w:jc w:val="both"/>
        <w:rPr>
          <w:rFonts w:hint="eastAsia"/>
          <w:color w:val="auto"/>
          <w:sz w:val="21"/>
        </w:rPr>
      </w:pPr>
    </w:p>
    <w:p w14:paraId="35F26450">
      <w:pPr>
        <w:pStyle w:val="4"/>
        <w:ind w:left="200" w:leftChars="0" w:firstLine="480" w:firstLineChars="0"/>
        <w:rPr>
          <w:rFonts w:hint="eastAsia"/>
          <w:color w:val="auto"/>
        </w:rPr>
      </w:pPr>
      <w:bookmarkStart w:id="29" w:name="_Toc2317"/>
      <w:bookmarkStart w:id="30" w:name="_Toc206574685"/>
      <w:r>
        <w:rPr>
          <w:rFonts w:hint="eastAsia"/>
          <w:color w:val="auto"/>
        </w:rPr>
        <w:t>限制与约束</w:t>
      </w:r>
      <w:bookmarkEnd w:id="29"/>
      <w:bookmarkEnd w:id="30"/>
      <w:r>
        <w:rPr>
          <w:rFonts w:hint="eastAsia"/>
          <w:color w:val="auto"/>
        </w:rPr>
        <w:t xml:space="preserve"> </w:t>
      </w:r>
    </w:p>
    <w:p w14:paraId="5F1DCB9E">
      <w:pPr>
        <w:pStyle w:val="3"/>
        <w:rPr>
          <w:rFonts w:hint="eastAsia"/>
          <w:color w:val="auto"/>
        </w:rPr>
      </w:pPr>
      <w:r>
        <w:rPr>
          <w:rFonts w:hint="eastAsia"/>
          <w:color w:val="auto"/>
        </w:rPr>
        <w:t>系统运行环境：</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76F8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7B30D588">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项目</w:t>
            </w:r>
          </w:p>
        </w:tc>
        <w:tc>
          <w:tcPr>
            <w:tcW w:w="4264" w:type="dxa"/>
            <w:vAlign w:val="center"/>
          </w:tcPr>
          <w:p w14:paraId="51E400A2">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规格要求</w:t>
            </w:r>
          </w:p>
        </w:tc>
      </w:tr>
      <w:tr w14:paraId="5CBF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0EE2AE51">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操作系统</w:t>
            </w:r>
          </w:p>
        </w:tc>
        <w:tc>
          <w:tcPr>
            <w:tcW w:w="4264" w:type="dxa"/>
            <w:vAlign w:val="center"/>
          </w:tcPr>
          <w:p w14:paraId="62683900">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服务器：CentOS 7.9 / Ubuntu 20.04 LTS 或更高版本</w:t>
            </w:r>
          </w:p>
        </w:tc>
      </w:tr>
      <w:tr w14:paraId="6F6F6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5EB961A1">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数据库</w:t>
            </w:r>
          </w:p>
        </w:tc>
        <w:tc>
          <w:tcPr>
            <w:tcW w:w="4264" w:type="dxa"/>
            <w:vAlign w:val="center"/>
          </w:tcPr>
          <w:p w14:paraId="676DB582">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MySQL 8.0.31 或兼容版本</w:t>
            </w:r>
          </w:p>
        </w:tc>
      </w:tr>
      <w:tr w14:paraId="76A6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4A908089">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后端运行环境</w:t>
            </w:r>
          </w:p>
        </w:tc>
        <w:tc>
          <w:tcPr>
            <w:tcW w:w="4264" w:type="dxa"/>
            <w:vAlign w:val="center"/>
          </w:tcPr>
          <w:p w14:paraId="452B181B">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JDK 17（LTS 版本）</w:t>
            </w:r>
          </w:p>
        </w:tc>
      </w:tr>
      <w:tr w14:paraId="36E66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1ED1FF8F">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前端构建环境</w:t>
            </w:r>
          </w:p>
        </w:tc>
        <w:tc>
          <w:tcPr>
            <w:tcW w:w="4264" w:type="dxa"/>
            <w:vAlign w:val="center"/>
          </w:tcPr>
          <w:p w14:paraId="3704A7BD">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Node.js 18.x 或 20.x LTS 版本</w:t>
            </w:r>
          </w:p>
        </w:tc>
      </w:tr>
      <w:tr w14:paraId="22F4A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62212726">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前端框架</w:t>
            </w:r>
          </w:p>
        </w:tc>
        <w:tc>
          <w:tcPr>
            <w:tcW w:w="4264" w:type="dxa"/>
            <w:vAlign w:val="center"/>
          </w:tcPr>
          <w:p w14:paraId="2153B0DF">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React 18.x</w:t>
            </w:r>
          </w:p>
        </w:tc>
      </w:tr>
      <w:tr w14:paraId="371A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7EFD7FBE">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前端构建工具</w:t>
            </w:r>
          </w:p>
        </w:tc>
        <w:tc>
          <w:tcPr>
            <w:tcW w:w="4264" w:type="dxa"/>
            <w:vAlign w:val="center"/>
          </w:tcPr>
          <w:p w14:paraId="7F21B51A">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Vite 5.x</w:t>
            </w:r>
          </w:p>
        </w:tc>
      </w:tr>
      <w:tr w14:paraId="5149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58506513">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前端开发语言</w:t>
            </w:r>
          </w:p>
        </w:tc>
        <w:tc>
          <w:tcPr>
            <w:tcW w:w="4264" w:type="dxa"/>
            <w:vAlign w:val="center"/>
          </w:tcPr>
          <w:p w14:paraId="0D9BF205">
            <w:pPr>
              <w:keepNext w:val="0"/>
              <w:keepLines w:val="0"/>
              <w:widowControl/>
              <w:suppressLineNumbers w:val="0"/>
              <w:spacing w:line="375" w:lineRule="atLeast"/>
              <w:jc w:val="left"/>
              <w:rPr>
                <w:rFonts w:hint="eastAsia" w:asciiTheme="minorEastAsia" w:hAnsiTheme="minorEastAsia" w:eastAsiaTheme="minorEastAsia" w:cstheme="minorEastAsia"/>
                <w:color w:val="auto"/>
                <w:sz w:val="20"/>
                <w:szCs w:val="20"/>
                <w:vertAlign w:val="baseline"/>
              </w:rPr>
            </w:pPr>
            <w:r>
              <w:rPr>
                <w:rFonts w:hint="eastAsia" w:asciiTheme="minorEastAsia" w:hAnsiTheme="minorEastAsia" w:eastAsiaTheme="minorEastAsia" w:cstheme="minorEastAsia"/>
                <w:i w:val="0"/>
                <w:iCs w:val="0"/>
                <w:caps w:val="0"/>
                <w:snapToGrid w:val="0"/>
                <w:color w:val="auto"/>
                <w:spacing w:val="0"/>
                <w:kern w:val="0"/>
                <w:sz w:val="20"/>
                <w:szCs w:val="20"/>
                <w:lang w:val="en-US" w:eastAsia="zh-CN" w:bidi="ar"/>
              </w:rPr>
              <w:t>TypeScript 5.x</w:t>
            </w:r>
          </w:p>
        </w:tc>
      </w:tr>
    </w:tbl>
    <w:p w14:paraId="7905BD7B">
      <w:pPr>
        <w:pStyle w:val="3"/>
        <w:rPr>
          <w:rFonts w:hint="eastAsia" w:asciiTheme="minorEastAsia" w:hAnsiTheme="minorEastAsia" w:eastAsiaTheme="minorEastAsia" w:cstheme="minorEastAsia"/>
          <w:b w:val="0"/>
          <w:bCs w:val="0"/>
          <w:i w:val="0"/>
          <w:iCs w:val="0"/>
          <w:caps w:val="0"/>
          <w:color w:val="auto"/>
          <w:spacing w:val="0"/>
          <w:sz w:val="20"/>
          <w:szCs w:val="20"/>
          <w:shd w:val="clear" w:fill="FFFFFF"/>
        </w:rPr>
      </w:pPr>
      <w:r>
        <w:rPr>
          <w:rFonts w:hint="eastAsia" w:asciiTheme="minorEastAsia" w:hAnsiTheme="minorEastAsia" w:eastAsiaTheme="minorEastAsia" w:cstheme="minorEastAsia"/>
          <w:b w:val="0"/>
          <w:bCs w:val="0"/>
          <w:i w:val="0"/>
          <w:iCs w:val="0"/>
          <w:caps w:val="0"/>
          <w:color w:val="auto"/>
          <w:spacing w:val="0"/>
          <w:sz w:val="20"/>
          <w:szCs w:val="20"/>
          <w:shd w:val="clear" w:fill="FFFFFF"/>
        </w:rPr>
        <w:t>硬件限制：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021C9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1D1A2DC7">
            <w:pPr>
              <w:widowControl w:val="0"/>
              <w:jc w:val="both"/>
              <w:rPr>
                <w:rFonts w:hint="eastAsia" w:asciiTheme="minorEastAsia" w:hAnsiTheme="minorEastAsia" w:eastAsiaTheme="minorEastAsia" w:cstheme="minorEastAsia"/>
                <w:b w:val="0"/>
                <w:bCs w:val="0"/>
                <w:i w:val="0"/>
                <w:iCs w:val="0"/>
                <w:caps w:val="0"/>
                <w:color w:val="auto"/>
                <w:spacing w:val="0"/>
                <w:sz w:val="20"/>
                <w:szCs w:val="20"/>
                <w:shd w:val="clear" w:fill="FFFFFF"/>
                <w:vertAlign w:val="baseline"/>
              </w:rPr>
            </w:pPr>
            <w:r>
              <w:rPr>
                <w:rFonts w:hint="eastAsia" w:asciiTheme="minorEastAsia" w:hAnsiTheme="minorEastAsia" w:eastAsiaTheme="minorEastAsia" w:cstheme="minorEastAsia"/>
                <w:color w:val="auto"/>
              </w:rPr>
              <w:t>设备类型</w:t>
            </w:r>
          </w:p>
        </w:tc>
        <w:tc>
          <w:tcPr>
            <w:tcW w:w="4264" w:type="dxa"/>
          </w:tcPr>
          <w:p w14:paraId="7DE6AAED">
            <w:pPr>
              <w:widowControl w:val="0"/>
              <w:jc w:val="both"/>
              <w:rPr>
                <w:rFonts w:hint="eastAsia" w:asciiTheme="minorEastAsia" w:hAnsiTheme="minorEastAsia" w:eastAsiaTheme="minorEastAsia" w:cstheme="minorEastAsia"/>
                <w:b w:val="0"/>
                <w:bCs w:val="0"/>
                <w:i w:val="0"/>
                <w:iCs w:val="0"/>
                <w:caps w:val="0"/>
                <w:color w:val="auto"/>
                <w:spacing w:val="0"/>
                <w:sz w:val="20"/>
                <w:szCs w:val="20"/>
                <w:shd w:val="clear" w:fill="FFFFFF"/>
                <w:vertAlign w:val="baseline"/>
              </w:rPr>
            </w:pPr>
            <w:r>
              <w:rPr>
                <w:rFonts w:hint="eastAsia" w:asciiTheme="minorEastAsia" w:hAnsiTheme="minorEastAsia" w:eastAsiaTheme="minorEastAsia" w:cstheme="minorEastAsia"/>
                <w:color w:val="auto"/>
              </w:rPr>
              <w:t>配置要求</w:t>
            </w:r>
          </w:p>
        </w:tc>
      </w:tr>
      <w:tr w14:paraId="175C2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5E359045">
            <w:pPr>
              <w:widowControl w:val="0"/>
              <w:jc w:val="both"/>
              <w:rPr>
                <w:rFonts w:hint="eastAsia" w:asciiTheme="minorEastAsia" w:hAnsiTheme="minorEastAsia" w:eastAsiaTheme="minorEastAsia" w:cstheme="minorEastAsia"/>
                <w:b w:val="0"/>
                <w:bCs w:val="0"/>
                <w:i w:val="0"/>
                <w:iCs w:val="0"/>
                <w:caps w:val="0"/>
                <w:color w:val="auto"/>
                <w:spacing w:val="0"/>
                <w:sz w:val="20"/>
                <w:szCs w:val="20"/>
                <w:shd w:val="clear" w:fill="FFFFFF"/>
                <w:vertAlign w:val="baseline"/>
              </w:rPr>
            </w:pPr>
            <w:r>
              <w:rPr>
                <w:rFonts w:hint="eastAsia" w:asciiTheme="minorEastAsia" w:hAnsiTheme="minorEastAsia" w:eastAsiaTheme="minorEastAsia" w:cstheme="minorEastAsia"/>
                <w:color w:val="auto"/>
              </w:rPr>
              <w:t>WEB 服务器</w:t>
            </w:r>
          </w:p>
        </w:tc>
        <w:tc>
          <w:tcPr>
            <w:tcW w:w="4264" w:type="dxa"/>
          </w:tcPr>
          <w:p w14:paraId="6626682C">
            <w:pPr>
              <w:widowControl w:val="0"/>
              <w:jc w:val="both"/>
              <w:rPr>
                <w:rFonts w:hint="eastAsia" w:asciiTheme="minorEastAsia" w:hAnsiTheme="minorEastAsia" w:eastAsiaTheme="minorEastAsia" w:cstheme="minorEastAsia"/>
                <w:b w:val="0"/>
                <w:bCs w:val="0"/>
                <w:i w:val="0"/>
                <w:iCs w:val="0"/>
                <w:caps w:val="0"/>
                <w:color w:val="auto"/>
                <w:spacing w:val="0"/>
                <w:sz w:val="20"/>
                <w:szCs w:val="20"/>
                <w:shd w:val="clear" w:fill="FFFFFF"/>
                <w:vertAlign w:val="baseline"/>
              </w:rPr>
            </w:pPr>
            <w:r>
              <w:rPr>
                <w:rFonts w:hint="eastAsia" w:asciiTheme="minorEastAsia" w:hAnsiTheme="minorEastAsia" w:eastAsiaTheme="minorEastAsia" w:cstheme="minorEastAsia"/>
                <w:color w:val="auto"/>
              </w:rPr>
              <w:t>CPU：8 核，内存：32 GB，硬盘：500 GB SSD</w:t>
            </w:r>
          </w:p>
        </w:tc>
      </w:tr>
      <w:tr w14:paraId="7236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04FBE02C">
            <w:pPr>
              <w:widowControl w:val="0"/>
              <w:jc w:val="both"/>
              <w:rPr>
                <w:rFonts w:hint="eastAsia" w:asciiTheme="minorEastAsia" w:hAnsiTheme="minorEastAsia" w:eastAsiaTheme="minorEastAsia" w:cstheme="minorEastAsia"/>
                <w:b w:val="0"/>
                <w:bCs w:val="0"/>
                <w:i w:val="0"/>
                <w:iCs w:val="0"/>
                <w:caps w:val="0"/>
                <w:color w:val="auto"/>
                <w:spacing w:val="0"/>
                <w:sz w:val="20"/>
                <w:szCs w:val="20"/>
                <w:shd w:val="clear" w:fill="FFFFFF"/>
                <w:vertAlign w:val="baseline"/>
              </w:rPr>
            </w:pPr>
            <w:r>
              <w:rPr>
                <w:rFonts w:hint="eastAsia" w:asciiTheme="minorEastAsia" w:hAnsiTheme="minorEastAsia" w:eastAsiaTheme="minorEastAsia" w:cstheme="minorEastAsia"/>
                <w:color w:val="auto"/>
              </w:rPr>
              <w:t>数据库服务器</w:t>
            </w:r>
          </w:p>
        </w:tc>
        <w:tc>
          <w:tcPr>
            <w:tcW w:w="4264" w:type="dxa"/>
          </w:tcPr>
          <w:p w14:paraId="18DB1106">
            <w:pPr>
              <w:widowControl w:val="0"/>
              <w:jc w:val="both"/>
              <w:rPr>
                <w:rFonts w:hint="eastAsia" w:asciiTheme="minorEastAsia" w:hAnsiTheme="minorEastAsia" w:eastAsiaTheme="minorEastAsia" w:cstheme="minorEastAsia"/>
                <w:b w:val="0"/>
                <w:bCs w:val="0"/>
                <w:i w:val="0"/>
                <w:iCs w:val="0"/>
                <w:caps w:val="0"/>
                <w:color w:val="auto"/>
                <w:spacing w:val="0"/>
                <w:sz w:val="20"/>
                <w:szCs w:val="20"/>
                <w:shd w:val="clear" w:fill="FFFFFF"/>
                <w:vertAlign w:val="baseline"/>
              </w:rPr>
            </w:pPr>
            <w:r>
              <w:rPr>
                <w:rFonts w:hint="eastAsia" w:asciiTheme="minorEastAsia" w:hAnsiTheme="minorEastAsia" w:eastAsiaTheme="minorEastAsia" w:cstheme="minorEastAsia"/>
                <w:color w:val="auto"/>
              </w:rPr>
              <w:t>CPU：8 核，内存：32 GB，硬盘：1 TB SSD</w:t>
            </w:r>
          </w:p>
        </w:tc>
      </w:tr>
      <w:tr w14:paraId="0B29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133C50B1">
            <w:pPr>
              <w:widowControl w:val="0"/>
              <w:jc w:val="both"/>
              <w:rPr>
                <w:rFonts w:hint="eastAsia" w:asciiTheme="minorEastAsia" w:hAnsiTheme="minorEastAsia" w:eastAsiaTheme="minorEastAsia" w:cstheme="minorEastAsia"/>
                <w:b w:val="0"/>
                <w:bCs w:val="0"/>
                <w:i w:val="0"/>
                <w:iCs w:val="0"/>
                <w:caps w:val="0"/>
                <w:color w:val="auto"/>
                <w:spacing w:val="0"/>
                <w:sz w:val="20"/>
                <w:szCs w:val="20"/>
                <w:shd w:val="clear" w:fill="FFFFFF"/>
                <w:vertAlign w:val="baseline"/>
              </w:rPr>
            </w:pPr>
            <w:r>
              <w:rPr>
                <w:rFonts w:hint="eastAsia" w:asciiTheme="minorEastAsia" w:hAnsiTheme="minorEastAsia" w:eastAsiaTheme="minorEastAsia" w:cstheme="minorEastAsia"/>
                <w:color w:val="auto"/>
              </w:rPr>
              <w:t>开发人员工作站</w:t>
            </w:r>
          </w:p>
        </w:tc>
        <w:tc>
          <w:tcPr>
            <w:tcW w:w="4264" w:type="dxa"/>
          </w:tcPr>
          <w:p w14:paraId="58F4F864">
            <w:pPr>
              <w:widowControl w:val="0"/>
              <w:jc w:val="both"/>
              <w:rPr>
                <w:rFonts w:hint="eastAsia" w:asciiTheme="minorEastAsia" w:hAnsiTheme="minorEastAsia" w:eastAsiaTheme="minorEastAsia" w:cstheme="minorEastAsia"/>
                <w:b w:val="0"/>
                <w:bCs w:val="0"/>
                <w:i w:val="0"/>
                <w:iCs w:val="0"/>
                <w:caps w:val="0"/>
                <w:color w:val="auto"/>
                <w:spacing w:val="0"/>
                <w:sz w:val="20"/>
                <w:szCs w:val="20"/>
                <w:shd w:val="clear" w:fill="FFFFFF"/>
                <w:vertAlign w:val="baseline"/>
              </w:rPr>
            </w:pPr>
            <w:r>
              <w:rPr>
                <w:rFonts w:hint="eastAsia" w:asciiTheme="minorEastAsia" w:hAnsiTheme="minorEastAsia" w:eastAsiaTheme="minorEastAsia" w:cstheme="minorEastAsia"/>
                <w:color w:val="auto"/>
              </w:rPr>
              <w:t>内存：16 GB 以上，固态硬盘，支持现代浏览器</w:t>
            </w:r>
          </w:p>
        </w:tc>
      </w:tr>
      <w:tr w14:paraId="686F2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20A908F2">
            <w:pPr>
              <w:widowControl w:val="0"/>
              <w:jc w:val="both"/>
              <w:rPr>
                <w:rFonts w:hint="eastAsia" w:asciiTheme="minorEastAsia" w:hAnsiTheme="minorEastAsia" w:eastAsiaTheme="minorEastAsia" w:cstheme="minorEastAsia"/>
                <w:b w:val="0"/>
                <w:bCs w:val="0"/>
                <w:i w:val="0"/>
                <w:iCs w:val="0"/>
                <w:caps w:val="0"/>
                <w:color w:val="auto"/>
                <w:spacing w:val="0"/>
                <w:sz w:val="20"/>
                <w:szCs w:val="20"/>
                <w:shd w:val="clear" w:fill="FFFFFF"/>
                <w:vertAlign w:val="baseline"/>
              </w:rPr>
            </w:pPr>
            <w:r>
              <w:rPr>
                <w:rFonts w:hint="eastAsia" w:asciiTheme="minorEastAsia" w:hAnsiTheme="minorEastAsia" w:eastAsiaTheme="minorEastAsia" w:cstheme="minorEastAsia"/>
                <w:color w:val="auto"/>
              </w:rPr>
              <w:t>用户客户端</w:t>
            </w:r>
          </w:p>
        </w:tc>
        <w:tc>
          <w:tcPr>
            <w:tcW w:w="4264" w:type="dxa"/>
          </w:tcPr>
          <w:p w14:paraId="7952C227">
            <w:pPr>
              <w:widowControl w:val="0"/>
              <w:jc w:val="both"/>
              <w:rPr>
                <w:rFonts w:hint="eastAsia" w:asciiTheme="minorEastAsia" w:hAnsiTheme="minorEastAsia" w:eastAsiaTheme="minorEastAsia" w:cstheme="minorEastAsia"/>
                <w:b w:val="0"/>
                <w:bCs w:val="0"/>
                <w:i w:val="0"/>
                <w:iCs w:val="0"/>
                <w:caps w:val="0"/>
                <w:color w:val="auto"/>
                <w:spacing w:val="0"/>
                <w:sz w:val="20"/>
                <w:szCs w:val="20"/>
                <w:shd w:val="clear" w:fill="FFFFFF"/>
                <w:vertAlign w:val="baseline"/>
              </w:rPr>
            </w:pPr>
            <w:r>
              <w:rPr>
                <w:rFonts w:hint="eastAsia" w:asciiTheme="minorEastAsia" w:hAnsiTheme="minorEastAsia" w:eastAsiaTheme="minorEastAsia" w:cstheme="minorEastAsia"/>
                <w:color w:val="auto"/>
              </w:rPr>
              <w:t>内存：8 GB 以上，现代浏览器（Chrome 最新两版、Edge 最新两版、Firefox 最新两版，Safari 最新两版）</w:t>
            </w:r>
          </w:p>
        </w:tc>
      </w:tr>
    </w:tbl>
    <w:p w14:paraId="02D35226">
      <w:pPr>
        <w:pStyle w:val="3"/>
        <w:rPr>
          <w:rFonts w:hint="eastAsia" w:asciiTheme="minorEastAsia" w:hAnsiTheme="minorEastAsia" w:eastAsiaTheme="minorEastAsia" w:cstheme="minorEastAsia"/>
          <w:b w:val="0"/>
          <w:bCs w:val="0"/>
          <w:i w:val="0"/>
          <w:iCs w:val="0"/>
          <w:caps w:val="0"/>
          <w:color w:val="auto"/>
          <w:spacing w:val="0"/>
          <w:sz w:val="20"/>
          <w:szCs w:val="20"/>
          <w:shd w:val="clear" w:fill="FFFFFF"/>
        </w:rPr>
      </w:pPr>
    </w:p>
    <w:p w14:paraId="0B454D99">
      <w:pPr>
        <w:pStyle w:val="2"/>
        <w:ind w:left="0" w:leftChars="0" w:firstLine="640" w:firstLineChars="0"/>
        <w:rPr>
          <w:rFonts w:hint="eastAsia"/>
          <w:color w:val="auto"/>
        </w:rPr>
      </w:pPr>
      <w:bookmarkStart w:id="31" w:name="_Toc206574686"/>
      <w:bookmarkStart w:id="32" w:name="_Toc28091"/>
      <w:r>
        <w:rPr>
          <w:rFonts w:hint="eastAsia"/>
          <w:color w:val="auto"/>
        </w:rPr>
        <w:t>具体需求</w:t>
      </w:r>
      <w:bookmarkEnd w:id="31"/>
      <w:bookmarkEnd w:id="32"/>
    </w:p>
    <w:p w14:paraId="09F08997">
      <w:pPr>
        <w:pStyle w:val="4"/>
        <w:bidi w:val="0"/>
        <w:ind w:left="200" w:leftChars="0" w:firstLineChars="0"/>
        <w:rPr>
          <w:rFonts w:hint="eastAsia"/>
          <w:color w:val="auto"/>
        </w:rPr>
      </w:pPr>
      <w:bookmarkStart w:id="33" w:name="_Toc13076"/>
      <w:r>
        <w:rPr>
          <w:rStyle w:val="53"/>
          <w:rFonts w:hint="eastAsia"/>
          <w:color w:val="auto"/>
        </w:rPr>
        <w:t>人才培养方案管理</w:t>
      </w:r>
      <w:bookmarkEnd w:id="33"/>
    </w:p>
    <w:p w14:paraId="2565E8E0">
      <w:pPr>
        <w:pStyle w:val="3"/>
        <w:keepNext w:val="0"/>
        <w:keepLines/>
        <w:pageBreakBefore w:val="0"/>
        <w:widowControl/>
        <w:kinsoku/>
        <w:wordWrap/>
        <w:overflowPunct/>
        <w:topLinePunct w:val="0"/>
        <w:autoSpaceDE/>
        <w:autoSpaceDN/>
        <w:bidi w:val="0"/>
        <w:adjustRightInd/>
        <w:snapToGrid/>
        <w:ind w:left="400" w:leftChars="200" w:firstLine="200" w:firstLineChars="100"/>
        <w:textAlignment w:val="auto"/>
        <w:rPr>
          <w:rFonts w:hint="eastAsia"/>
          <w:color w:val="auto"/>
        </w:rPr>
      </w:pPr>
      <w:r>
        <w:rPr>
          <w:rFonts w:hint="eastAsia"/>
          <w:color w:val="auto"/>
        </w:rPr>
        <w:t>为专业负责人提供培养方案的结构化分解与版本管理能力。</w:t>
      </w:r>
    </w:p>
    <w:p w14:paraId="61198413">
      <w:pPr>
        <w:pStyle w:val="3"/>
        <w:keepNext w:val="0"/>
        <w:keepLines/>
        <w:pageBreakBefore w:val="0"/>
        <w:widowControl/>
        <w:kinsoku/>
        <w:wordWrap/>
        <w:overflowPunct/>
        <w:topLinePunct w:val="0"/>
        <w:autoSpaceDE/>
        <w:autoSpaceDN/>
        <w:bidi w:val="0"/>
        <w:adjustRightInd/>
        <w:snapToGrid/>
        <w:ind w:left="400" w:leftChars="200" w:firstLine="200" w:firstLineChars="10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主要功能：</w:t>
      </w:r>
    </w:p>
    <w:p w14:paraId="5A53F753">
      <w:pPr>
        <w:pStyle w:val="3"/>
        <w:keepNext w:val="0"/>
        <w:keepLines/>
        <w:pageBreakBefore w:val="0"/>
        <w:widowControl/>
        <w:kinsoku/>
        <w:wordWrap/>
        <w:overflowPunct/>
        <w:topLinePunct w:val="0"/>
        <w:autoSpaceDE/>
        <w:autoSpaceDN/>
        <w:bidi w:val="0"/>
        <w:adjustRightInd/>
        <w:snapToGrid/>
        <w:ind w:left="400" w:leftChars="200" w:firstLine="200" w:firstLineChars="10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1.</w:t>
      </w:r>
      <w:r>
        <w:rPr>
          <w:rFonts w:hint="eastAsia" w:asciiTheme="minorEastAsia" w:hAnsiTheme="minorEastAsia" w:eastAsiaTheme="minorEastAsia" w:cstheme="minorEastAsia"/>
          <w:color w:val="auto"/>
        </w:rPr>
        <w:t>培养方案版本管理：支持创建多个版本的培养方案，可设定适用年级、生效日期，支持版本复制、启用/停用。</w:t>
      </w:r>
    </w:p>
    <w:p w14:paraId="29DD2459">
      <w:pPr>
        <w:pStyle w:val="3"/>
        <w:keepNext w:val="0"/>
        <w:keepLines/>
        <w:pageBreakBefore w:val="0"/>
        <w:widowControl/>
        <w:kinsoku/>
        <w:wordWrap/>
        <w:overflowPunct/>
        <w:topLinePunct w:val="0"/>
        <w:autoSpaceDE/>
        <w:autoSpaceDN/>
        <w:bidi w:val="0"/>
        <w:adjustRightInd/>
        <w:snapToGrid/>
        <w:ind w:left="400" w:leftChars="200" w:firstLine="200" w:firstLineChars="10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2.</w:t>
      </w:r>
      <w:r>
        <w:rPr>
          <w:rFonts w:hint="eastAsia" w:asciiTheme="minorEastAsia" w:hAnsiTheme="minorEastAsia" w:eastAsiaTheme="minorEastAsia" w:cstheme="minorEastAsia"/>
          <w:color w:val="auto"/>
        </w:rPr>
        <w:t>培养目标管理：在培养方案下建立培养目标，支持编号和描述录入，同一方案可设置多条培养目标。</w:t>
      </w:r>
    </w:p>
    <w:p w14:paraId="37A9CBC1">
      <w:pPr>
        <w:pStyle w:val="3"/>
        <w:keepNext w:val="0"/>
        <w:keepLines/>
        <w:pageBreakBefore w:val="0"/>
        <w:widowControl/>
        <w:kinsoku/>
        <w:wordWrap/>
        <w:overflowPunct/>
        <w:topLinePunct w:val="0"/>
        <w:autoSpaceDE/>
        <w:autoSpaceDN/>
        <w:bidi w:val="0"/>
        <w:adjustRightInd/>
        <w:snapToGrid/>
        <w:ind w:left="400" w:leftChars="200" w:firstLine="200" w:firstLineChars="10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3.</w:t>
      </w:r>
      <w:r>
        <w:rPr>
          <w:rFonts w:hint="eastAsia" w:asciiTheme="minorEastAsia" w:hAnsiTheme="minorEastAsia" w:eastAsiaTheme="minorEastAsia" w:cstheme="minorEastAsia"/>
          <w:color w:val="auto"/>
        </w:rPr>
        <w:t>毕业要求管理：建立毕业要求条目，支持编号和描述录入，同一方案可设置多条毕业要求。</w:t>
      </w:r>
    </w:p>
    <w:p w14:paraId="5CDBFB93">
      <w:pPr>
        <w:pStyle w:val="3"/>
        <w:keepNext w:val="0"/>
        <w:keepLines/>
        <w:pageBreakBefore w:val="0"/>
        <w:widowControl/>
        <w:kinsoku/>
        <w:wordWrap/>
        <w:overflowPunct/>
        <w:topLinePunct w:val="0"/>
        <w:autoSpaceDE/>
        <w:autoSpaceDN/>
        <w:bidi w:val="0"/>
        <w:adjustRightInd/>
        <w:snapToGrid/>
        <w:ind w:left="400" w:leftChars="200" w:firstLine="200" w:firstLineChars="10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4，</w:t>
      </w:r>
      <w:r>
        <w:rPr>
          <w:rFonts w:hint="eastAsia" w:asciiTheme="minorEastAsia" w:hAnsiTheme="minorEastAsia" w:eastAsiaTheme="minorEastAsia" w:cstheme="minorEastAsia"/>
          <w:color w:val="auto"/>
        </w:rPr>
        <w:t>毕业要求指标点管理：将每条毕业要求拆解为可衡量的指标点，支持编号和描述录入。</w:t>
      </w:r>
    </w:p>
    <w:p w14:paraId="4E3C7AD4">
      <w:pPr>
        <w:pStyle w:val="3"/>
        <w:keepNext w:val="0"/>
        <w:keepLines/>
        <w:pageBreakBefore w:val="0"/>
        <w:widowControl/>
        <w:kinsoku/>
        <w:wordWrap/>
        <w:overflowPunct/>
        <w:topLinePunct w:val="0"/>
        <w:autoSpaceDE/>
        <w:autoSpaceDN/>
        <w:bidi w:val="0"/>
        <w:adjustRightInd/>
        <w:snapToGrid/>
        <w:ind w:left="400" w:leftChars="200" w:firstLine="200" w:firstLineChars="10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5.</w:t>
      </w:r>
      <w:r>
        <w:rPr>
          <w:rFonts w:hint="eastAsia" w:asciiTheme="minorEastAsia" w:hAnsiTheme="minorEastAsia" w:eastAsiaTheme="minorEastAsia" w:cstheme="minorEastAsia"/>
          <w:color w:val="auto"/>
        </w:rPr>
        <w:t>课程体系设置：按模块（通识教育、学科基础、专业核心、专业选修、实践环节等）建立课程清单，包括课程代码、名称、学分、学时、性质。</w:t>
      </w:r>
    </w:p>
    <w:p w14:paraId="42F0EEB7">
      <w:pPr>
        <w:pStyle w:val="3"/>
        <w:keepNext w:val="0"/>
        <w:keepLines/>
        <w:pageBreakBefore w:val="0"/>
        <w:widowControl/>
        <w:kinsoku/>
        <w:wordWrap/>
        <w:overflowPunct/>
        <w:topLinePunct w:val="0"/>
        <w:autoSpaceDE/>
        <w:autoSpaceDN/>
        <w:bidi w:val="0"/>
        <w:adjustRightInd/>
        <w:snapToGrid/>
        <w:ind w:left="400" w:leftChars="200" w:firstLine="200" w:firstLineChars="10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6.</w:t>
      </w:r>
      <w:r>
        <w:rPr>
          <w:rFonts w:hint="eastAsia" w:asciiTheme="minorEastAsia" w:hAnsiTheme="minorEastAsia" w:eastAsiaTheme="minorEastAsia" w:cstheme="minorEastAsia"/>
          <w:color w:val="auto"/>
        </w:rPr>
        <w:t>毕业要求-培养目标对应关系：以矩阵形式建立毕业要求对培养目标的支撑映射。</w:t>
      </w:r>
    </w:p>
    <w:p w14:paraId="7050C944">
      <w:pPr>
        <w:pStyle w:val="3"/>
        <w:keepNext w:val="0"/>
        <w:keepLines/>
        <w:pageBreakBefore w:val="0"/>
        <w:widowControl/>
        <w:kinsoku/>
        <w:wordWrap/>
        <w:overflowPunct/>
        <w:topLinePunct w:val="0"/>
        <w:autoSpaceDE/>
        <w:autoSpaceDN/>
        <w:bidi w:val="0"/>
        <w:adjustRightInd/>
        <w:snapToGrid/>
        <w:ind w:left="400" w:leftChars="200" w:firstLine="200" w:firstLineChars="10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7.</w:t>
      </w:r>
      <w:r>
        <w:rPr>
          <w:rFonts w:hint="eastAsia" w:asciiTheme="minorEastAsia" w:hAnsiTheme="minorEastAsia" w:eastAsiaTheme="minorEastAsia" w:cstheme="minorEastAsia"/>
          <w:color w:val="auto"/>
        </w:rPr>
        <w:t>课程-毕业要求支撑矩阵：以矩阵形式建立每门课程对各毕业要求指标点的支撑强度（强/中/弱）。</w:t>
      </w:r>
    </w:p>
    <w:p w14:paraId="48AF8E74">
      <w:pPr>
        <w:pStyle w:val="3"/>
        <w:ind w:left="0" w:leftChars="0" w:firstLine="0" w:firstLineChars="0"/>
        <w:rPr>
          <w:rFonts w:hint="eastAsia"/>
          <w:color w:val="auto"/>
        </w:rPr>
      </w:pPr>
    </w:p>
    <w:p w14:paraId="78E4CD48">
      <w:pPr>
        <w:pStyle w:val="4"/>
        <w:bidi w:val="0"/>
        <w:ind w:left="200" w:leftChars="0" w:firstLineChars="0"/>
        <w:rPr>
          <w:rFonts w:hint="eastAsia"/>
          <w:color w:val="auto"/>
        </w:rPr>
      </w:pPr>
      <w:bookmarkStart w:id="34" w:name="_Toc5007"/>
      <w:r>
        <w:rPr>
          <w:rFonts w:hint="eastAsia"/>
          <w:color w:val="auto"/>
        </w:rPr>
        <w:t>课程管理</w:t>
      </w:r>
      <w:bookmarkEnd w:id="34"/>
    </w:p>
    <w:p w14:paraId="6645D6EA">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color w:val="auto"/>
        </w:rPr>
      </w:pPr>
      <w:r>
        <w:rPr>
          <w:rFonts w:hint="eastAsia"/>
          <w:color w:val="auto"/>
        </w:rPr>
        <w:t>为课程负责人提供课程大纲的结构化管理工具。</w:t>
      </w:r>
    </w:p>
    <w:p w14:paraId="04BD0ECE">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color w:val="auto"/>
        </w:rPr>
      </w:pPr>
    </w:p>
    <w:p w14:paraId="01C2ADD2">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主要功能：</w:t>
      </w:r>
    </w:p>
    <w:p w14:paraId="25374F72">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1.</w:t>
      </w:r>
      <w:r>
        <w:rPr>
          <w:rFonts w:hint="eastAsia" w:asciiTheme="minorEastAsia" w:hAnsiTheme="minorEastAsia" w:eastAsiaTheme="minorEastAsia" w:cstheme="minorEastAsia"/>
          <w:color w:val="auto"/>
        </w:rPr>
        <w:t>课程基本信息管理：维护课程代码、中英文名称、学分、学时、类别、简介、先修课程等信息，与培养方案课程体系自动关联。</w:t>
      </w:r>
    </w:p>
    <w:p w14:paraId="4D733374">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2.</w:t>
      </w:r>
      <w:r>
        <w:rPr>
          <w:rFonts w:hint="eastAsia" w:asciiTheme="minorEastAsia" w:hAnsiTheme="minorEastAsia" w:eastAsiaTheme="minorEastAsia" w:cstheme="minorEastAsia"/>
          <w:color w:val="auto"/>
        </w:rPr>
        <w:t>课程资源管理：支持教学大纲、教学日历、课件、参考资料等资源文件的上传与下载。</w:t>
      </w:r>
    </w:p>
    <w:p w14:paraId="34E58156">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3.</w:t>
      </w:r>
      <w:r>
        <w:rPr>
          <w:rFonts w:hint="eastAsia" w:asciiTheme="minorEastAsia" w:hAnsiTheme="minorEastAsia" w:eastAsiaTheme="minorEastAsia" w:cstheme="minorEastAsia"/>
          <w:color w:val="auto"/>
        </w:rPr>
        <w:t>课程目标管理：建立课程目标，并为每个目标关联对应的毕业要求指标点，一门课程可包含多个课程目标。</w:t>
      </w:r>
    </w:p>
    <w:p w14:paraId="7FFBDF90">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4.</w:t>
      </w:r>
      <w:r>
        <w:rPr>
          <w:rFonts w:hint="eastAsia" w:asciiTheme="minorEastAsia" w:hAnsiTheme="minorEastAsia" w:eastAsiaTheme="minorEastAsia" w:cstheme="minorEastAsia"/>
          <w:color w:val="auto"/>
        </w:rPr>
        <w:t>教学内容-课程目标对应关系：按章节/单元管理教学内容，为每个教学内容关联支撑的课程目标，系统自动汇总学时分布。</w:t>
      </w:r>
    </w:p>
    <w:p w14:paraId="17E61F3C">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5.</w:t>
      </w:r>
      <w:r>
        <w:rPr>
          <w:rFonts w:hint="eastAsia" w:asciiTheme="minorEastAsia" w:hAnsiTheme="minorEastAsia" w:eastAsiaTheme="minorEastAsia" w:cstheme="minorEastAsia"/>
          <w:color w:val="auto"/>
        </w:rPr>
        <w:t>课程考核评价方式设置：设置平时作业、实验报告、阶段测验、期末考试等考核方式，配置权重，并关联对应的课程目标。</w:t>
      </w:r>
    </w:p>
    <w:p w14:paraId="29B7D77D">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6.</w:t>
      </w:r>
      <w:r>
        <w:rPr>
          <w:rFonts w:hint="eastAsia" w:asciiTheme="minorEastAsia" w:hAnsiTheme="minorEastAsia" w:eastAsiaTheme="minorEastAsia" w:cstheme="minorEastAsia"/>
          <w:color w:val="auto"/>
        </w:rPr>
        <w:t>课程考核评价标准设置：为每个课程目标设置达成标准阈值（如达成度≥0.6为达成），支持等级标准配置。</w:t>
      </w:r>
    </w:p>
    <w:p w14:paraId="3DEDB61F">
      <w:pPr>
        <w:pStyle w:val="3"/>
        <w:ind w:left="0" w:leftChars="0" w:firstLine="0" w:firstLineChars="0"/>
        <w:rPr>
          <w:rFonts w:hint="eastAsia"/>
          <w:color w:val="auto"/>
        </w:rPr>
      </w:pPr>
    </w:p>
    <w:p w14:paraId="34C525DA">
      <w:pPr>
        <w:pStyle w:val="4"/>
        <w:bidi w:val="0"/>
        <w:ind w:left="200" w:leftChars="0" w:firstLineChars="0"/>
        <w:rPr>
          <w:rFonts w:hint="eastAsia"/>
          <w:color w:val="auto"/>
          <w:lang w:val="zh-CN"/>
        </w:rPr>
      </w:pPr>
      <w:bookmarkStart w:id="35" w:name="_Toc122"/>
      <w:r>
        <w:rPr>
          <w:rFonts w:hint="eastAsia"/>
          <w:color w:val="auto"/>
          <w:lang w:val="zh-CN"/>
        </w:rPr>
        <w:t>教学运行管理</w:t>
      </w:r>
      <w:bookmarkEnd w:id="35"/>
    </w:p>
    <w:p w14:paraId="502F0CC5">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snapToGrid/>
          <w:color w:val="auto"/>
        </w:rPr>
      </w:pPr>
      <w:r>
        <w:rPr>
          <w:rFonts w:hint="eastAsia"/>
          <w:snapToGrid/>
          <w:color w:val="auto"/>
        </w:rPr>
        <w:t>维护教学运行中的基础数据和任务分配关系。</w:t>
      </w:r>
    </w:p>
    <w:p w14:paraId="35482C37">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snapToGrid/>
          <w:color w:val="auto"/>
        </w:rPr>
      </w:pPr>
      <w:r>
        <w:rPr>
          <w:rFonts w:hint="eastAsia"/>
          <w:snapToGrid/>
          <w:color w:val="auto"/>
        </w:rPr>
        <w:t>主要功能：</w:t>
      </w:r>
    </w:p>
    <w:p w14:paraId="1C7C67B6">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snapToGrid/>
          <w:color w:val="auto"/>
        </w:rPr>
      </w:pPr>
      <w:r>
        <w:rPr>
          <w:rFonts w:hint="eastAsia"/>
          <w:snapToGrid/>
          <w:color w:val="auto"/>
        </w:rPr>
        <w:t>1.学生信息管理：支持学生信息的增删改查，及从Excel批量导入/导出。</w:t>
      </w:r>
    </w:p>
    <w:p w14:paraId="46C19509">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snapToGrid/>
          <w:color w:val="auto"/>
        </w:rPr>
      </w:pPr>
      <w:r>
        <w:rPr>
          <w:rFonts w:hint="eastAsia"/>
          <w:snapToGrid/>
          <w:color w:val="auto"/>
        </w:rPr>
        <w:t>2.教师信息管理：支持教师信息的增删改查。</w:t>
      </w:r>
    </w:p>
    <w:p w14:paraId="35D3BBD3">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snapToGrid/>
          <w:color w:val="auto"/>
        </w:rPr>
      </w:pPr>
      <w:r>
        <w:rPr>
          <w:rFonts w:hint="eastAsia"/>
          <w:snapToGrid/>
          <w:color w:val="auto"/>
        </w:rPr>
        <w:t>3.课程教学班管理：创建教学班，选择课程、学年学期，并从学生名单中选取该班学生。</w:t>
      </w:r>
    </w:p>
    <w:p w14:paraId="4C9A3EC0">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snapToGrid/>
          <w:color w:val="auto"/>
        </w:rPr>
      </w:pPr>
      <w:r>
        <w:rPr>
          <w:rFonts w:hint="eastAsia"/>
          <w:snapToGrid/>
          <w:color w:val="auto"/>
        </w:rPr>
        <w:t>4.课程-任课教师分配：为教学班分配主讲教师和辅助教师。</w:t>
      </w:r>
    </w:p>
    <w:p w14:paraId="5ABCCF8A">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snapToGrid/>
          <w:color w:val="auto"/>
        </w:rPr>
      </w:pPr>
      <w:r>
        <w:rPr>
          <w:rFonts w:hint="eastAsia"/>
          <w:snapToGrid/>
          <w:color w:val="auto"/>
        </w:rPr>
        <w:t>5.教学任务管理：汇总展示各学期教学任务及状态（待确认/已确认/进行中/已结束），支持发布确认。</w:t>
      </w:r>
    </w:p>
    <w:p w14:paraId="3CC3C859">
      <w:pPr>
        <w:ind w:left="1596" w:leftChars="100" w:hanging="1396" w:hangingChars="698"/>
        <w:rPr>
          <w:color w:val="auto"/>
          <w:lang w:val="zh-CN"/>
        </w:rPr>
      </w:pPr>
    </w:p>
    <w:p w14:paraId="57EE29D0">
      <w:pPr>
        <w:pStyle w:val="4"/>
        <w:bidi w:val="0"/>
        <w:ind w:left="200" w:leftChars="0" w:firstLineChars="0"/>
        <w:rPr>
          <w:color w:val="auto"/>
          <w:lang w:val="zh-CN"/>
        </w:rPr>
      </w:pPr>
      <w:bookmarkStart w:id="36" w:name="_Toc28377"/>
      <w:r>
        <w:rPr>
          <w:rFonts w:hint="eastAsia"/>
          <w:color w:val="auto"/>
          <w:lang w:val="zh-CN"/>
        </w:rPr>
        <w:t>课程考核评价</w:t>
      </w:r>
      <w:bookmarkEnd w:id="36"/>
    </w:p>
    <w:p w14:paraId="3485169E">
      <w:pPr>
        <w:pStyle w:val="3"/>
        <w:keepNext w:val="0"/>
        <w:keepLines/>
        <w:pageBreakBefore w:val="0"/>
        <w:widowControl/>
        <w:numPr>
          <w:ilvl w:val="0"/>
          <w:numId w:val="0"/>
        </w:numPr>
        <w:kinsoku/>
        <w:wordWrap/>
        <w:overflowPunct/>
        <w:topLinePunct w:val="0"/>
        <w:autoSpaceDE/>
        <w:autoSpaceDN/>
        <w:bidi w:val="0"/>
        <w:adjustRightInd/>
        <w:snapToGrid/>
        <w:spacing w:line="240" w:lineRule="atLeast"/>
        <w:ind w:left="400" w:leftChars="200"/>
        <w:textAlignment w:val="auto"/>
        <w:rPr>
          <w:rFonts w:hint="eastAsia"/>
          <w:color w:val="auto"/>
        </w:rPr>
      </w:pPr>
      <w:r>
        <w:rPr>
          <w:rFonts w:hint="eastAsia"/>
          <w:color w:val="auto"/>
        </w:rPr>
        <w:t>面向任课教师的日常教学评价工具。</w:t>
      </w:r>
    </w:p>
    <w:p w14:paraId="41648E5E">
      <w:pPr>
        <w:pStyle w:val="3"/>
        <w:keepNext w:val="0"/>
        <w:keepLines/>
        <w:pageBreakBefore w:val="0"/>
        <w:widowControl/>
        <w:numPr>
          <w:ilvl w:val="0"/>
          <w:numId w:val="0"/>
        </w:numPr>
        <w:kinsoku/>
        <w:wordWrap/>
        <w:overflowPunct/>
        <w:topLinePunct w:val="0"/>
        <w:autoSpaceDE/>
        <w:autoSpaceDN/>
        <w:bidi w:val="0"/>
        <w:adjustRightInd/>
        <w:snapToGrid/>
        <w:spacing w:line="240" w:lineRule="atLeast"/>
        <w:ind w:left="400" w:leftChars="200"/>
        <w:textAlignment w:val="auto"/>
        <w:rPr>
          <w:rFonts w:hint="eastAsia"/>
          <w:color w:val="auto"/>
        </w:rPr>
      </w:pPr>
    </w:p>
    <w:p w14:paraId="775F9ABA">
      <w:pPr>
        <w:pStyle w:val="3"/>
        <w:keepNext w:val="0"/>
        <w:keepLines/>
        <w:pageBreakBefore w:val="0"/>
        <w:widowControl/>
        <w:numPr>
          <w:ilvl w:val="0"/>
          <w:numId w:val="0"/>
        </w:numPr>
        <w:kinsoku/>
        <w:wordWrap/>
        <w:overflowPunct/>
        <w:topLinePunct w:val="0"/>
        <w:autoSpaceDE/>
        <w:autoSpaceDN/>
        <w:bidi w:val="0"/>
        <w:adjustRightInd/>
        <w:snapToGrid/>
        <w:spacing w:line="240" w:lineRule="atLeast"/>
        <w:ind w:left="400" w:leftChars="200"/>
        <w:textAlignment w:val="auto"/>
        <w:rPr>
          <w:rFonts w:hint="eastAsia"/>
          <w:color w:val="auto"/>
        </w:rPr>
      </w:pPr>
      <w:r>
        <w:rPr>
          <w:rFonts w:hint="eastAsia"/>
          <w:color w:val="auto"/>
        </w:rPr>
        <w:t>主要功能：</w:t>
      </w:r>
    </w:p>
    <w:p w14:paraId="3602D93A">
      <w:pPr>
        <w:pStyle w:val="3"/>
        <w:keepNext w:val="0"/>
        <w:keepLines/>
        <w:pageBreakBefore w:val="0"/>
        <w:widowControl/>
        <w:numPr>
          <w:ilvl w:val="0"/>
          <w:numId w:val="0"/>
        </w:numPr>
        <w:kinsoku/>
        <w:wordWrap/>
        <w:overflowPunct/>
        <w:topLinePunct w:val="0"/>
        <w:autoSpaceDE/>
        <w:autoSpaceDN/>
        <w:bidi w:val="0"/>
        <w:adjustRightInd/>
        <w:snapToGrid/>
        <w:spacing w:line="240" w:lineRule="atLeast"/>
        <w:ind w:left="400" w:leftChars="200"/>
        <w:textAlignment w:val="auto"/>
        <w:rPr>
          <w:rFonts w:hint="eastAsia"/>
          <w:color w:val="auto"/>
        </w:rPr>
      </w:pPr>
      <w:r>
        <w:rPr>
          <w:rFonts w:hint="eastAsia"/>
          <w:color w:val="auto"/>
        </w:rPr>
        <w:t>1.佐证材料采集：支持平时作业、试卷、实验报告、课程报告等材料的上传，关联至对应的考核方式和课程目标。</w:t>
      </w:r>
    </w:p>
    <w:p w14:paraId="3EFA3B93">
      <w:pPr>
        <w:pStyle w:val="3"/>
        <w:keepNext w:val="0"/>
        <w:keepLines/>
        <w:pageBreakBefore w:val="0"/>
        <w:widowControl/>
        <w:numPr>
          <w:ilvl w:val="0"/>
          <w:numId w:val="0"/>
        </w:numPr>
        <w:kinsoku/>
        <w:wordWrap/>
        <w:overflowPunct/>
        <w:topLinePunct w:val="0"/>
        <w:autoSpaceDE/>
        <w:autoSpaceDN/>
        <w:bidi w:val="0"/>
        <w:adjustRightInd/>
        <w:snapToGrid/>
        <w:spacing w:line="240" w:lineRule="atLeast"/>
        <w:ind w:left="400" w:leftChars="200"/>
        <w:textAlignment w:val="auto"/>
        <w:rPr>
          <w:rFonts w:hint="eastAsia"/>
          <w:color w:val="auto"/>
        </w:rPr>
      </w:pPr>
      <w:r>
        <w:rPr>
          <w:rFonts w:hint="eastAsia"/>
          <w:color w:val="auto"/>
        </w:rPr>
        <w:t>2.学生成绩录入：按教学班录入各项考核成绩，系统自动加权计算总评成绩。支持成绩暂存、多次修改、Excel导入导出。</w:t>
      </w:r>
    </w:p>
    <w:p w14:paraId="27E8F136">
      <w:pPr>
        <w:pStyle w:val="3"/>
        <w:keepNext w:val="0"/>
        <w:keepLines/>
        <w:pageBreakBefore w:val="0"/>
        <w:widowControl/>
        <w:numPr>
          <w:ilvl w:val="0"/>
          <w:numId w:val="0"/>
        </w:numPr>
        <w:kinsoku/>
        <w:wordWrap/>
        <w:overflowPunct/>
        <w:topLinePunct w:val="0"/>
        <w:autoSpaceDE/>
        <w:autoSpaceDN/>
        <w:bidi w:val="0"/>
        <w:adjustRightInd/>
        <w:snapToGrid/>
        <w:spacing w:line="240" w:lineRule="atLeast"/>
        <w:ind w:left="400" w:leftChars="200"/>
        <w:textAlignment w:val="auto"/>
        <w:rPr>
          <w:rFonts w:hint="eastAsia"/>
          <w:color w:val="auto"/>
        </w:rPr>
      </w:pPr>
      <w:r>
        <w:rPr>
          <w:rFonts w:hint="eastAsia"/>
          <w:color w:val="auto"/>
        </w:rPr>
        <w:t>3.课程目标成绩管理：自动将各考核方式成绩映射到课程目标维度，展示每个课程目标下的成绩分布。</w:t>
      </w:r>
    </w:p>
    <w:p w14:paraId="7EE4F92D">
      <w:pPr>
        <w:ind w:firstLine="400"/>
        <w:rPr>
          <w:rFonts w:hint="eastAsia" w:ascii="宋体"/>
          <w:color w:val="auto"/>
          <w:lang w:val="zh-CN"/>
        </w:rPr>
      </w:pPr>
    </w:p>
    <w:p w14:paraId="394AB813">
      <w:pPr>
        <w:pStyle w:val="4"/>
        <w:bidi w:val="0"/>
        <w:ind w:left="200" w:leftChars="0" w:firstLineChars="0"/>
        <w:rPr>
          <w:rFonts w:hint="eastAsia"/>
          <w:color w:val="auto"/>
        </w:rPr>
      </w:pPr>
      <w:bookmarkStart w:id="37" w:name="_Toc9160"/>
      <w:r>
        <w:rPr>
          <w:rFonts w:hint="eastAsia"/>
          <w:color w:val="auto"/>
        </w:rPr>
        <w:t>达成度评价</w:t>
      </w:r>
      <w:bookmarkEnd w:id="37"/>
    </w:p>
    <w:p w14:paraId="32C89572">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asciiTheme="minorEastAsia" w:hAnsiTheme="minorEastAsia" w:eastAsiaTheme="minorEastAsia" w:cstheme="minorEastAsia"/>
          <w:color w:val="auto"/>
          <w:sz w:val="20"/>
          <w:szCs w:val="20"/>
        </w:rPr>
      </w:pPr>
      <w:r>
        <w:rPr>
          <w:rFonts w:hint="eastAsia" w:asciiTheme="minorEastAsia" w:hAnsiTheme="minorEastAsia" w:eastAsiaTheme="minorEastAsia" w:cstheme="minorEastAsia"/>
          <w:i w:val="0"/>
          <w:iCs w:val="0"/>
          <w:caps w:val="0"/>
          <w:color w:val="auto"/>
          <w:spacing w:val="0"/>
          <w:sz w:val="20"/>
          <w:szCs w:val="20"/>
          <w:shd w:val="clear" w:fill="FFFFFF"/>
        </w:rPr>
        <w:t>系统的核心智能计算模块，自动计算课程目标达成度和毕业要求达成度。</w:t>
      </w:r>
    </w:p>
    <w:p w14:paraId="5852809B">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主要功能：</w:t>
      </w:r>
    </w:p>
    <w:p w14:paraId="508F525E">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1.评价模型配置：支持选择最大值法、最小值法、平均值法、权重法、最新值法等多种计算方式，可自定义达成标准阈值。</w:t>
      </w:r>
    </w:p>
    <w:p w14:paraId="37E923D8">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2.课程目标达成度评价：按课程、教学班、学期计算各课程目标达成度，以柱状图/雷达图展示结果，并标注达成/未达成状态。</w:t>
      </w:r>
    </w:p>
    <w:p w14:paraId="0FA481AF">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3.毕业要求达成度评价：基于课程-毕业要求支撑矩阵及各课程达成度数据，自动计算各毕业要求及指标点的达成度，支持下钻查看明细数据。</w:t>
      </w:r>
    </w:p>
    <w:p w14:paraId="1CD73118">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4.达成度统计分析：提供多维度分析视图——同一课程多届对比趋势、同专业各课程横向对比、未达成项预警列表、达成度分布热力图。</w:t>
      </w:r>
    </w:p>
    <w:p w14:paraId="544F2046">
      <w:pPr>
        <w:pStyle w:val="4"/>
        <w:bidi w:val="0"/>
        <w:ind w:left="200" w:leftChars="0" w:firstLineChars="0"/>
        <w:rPr>
          <w:rFonts w:hint="default"/>
          <w:color w:val="auto"/>
          <w:lang w:val="en-US" w:eastAsia="zh-CN"/>
        </w:rPr>
      </w:pPr>
      <w:bookmarkStart w:id="38" w:name="_Toc26246"/>
      <w:r>
        <w:rPr>
          <w:rFonts w:hint="default"/>
          <w:color w:val="auto"/>
          <w:lang w:val="en-US" w:eastAsia="zh-CN"/>
        </w:rPr>
        <w:t>调查与评价</w:t>
      </w:r>
      <w:bookmarkEnd w:id="38"/>
    </w:p>
    <w:p w14:paraId="0BC34718">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color w:val="auto"/>
        </w:rPr>
      </w:pPr>
      <w:r>
        <w:rPr>
          <w:rFonts w:hint="eastAsia"/>
          <w:color w:val="auto"/>
        </w:rPr>
        <w:t>通过问卷调查收集认证间接评价数据。</w:t>
      </w:r>
    </w:p>
    <w:p w14:paraId="65553258">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color w:val="auto"/>
        </w:rPr>
      </w:pPr>
    </w:p>
    <w:p w14:paraId="22D49641">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color w:val="auto"/>
        </w:rPr>
      </w:pPr>
      <w:r>
        <w:rPr>
          <w:rFonts w:hint="eastAsia"/>
          <w:color w:val="auto"/>
        </w:rPr>
        <w:t>主要功能：</w:t>
      </w:r>
    </w:p>
    <w:p w14:paraId="26329781">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color w:val="auto"/>
        </w:rPr>
      </w:pPr>
      <w:r>
        <w:rPr>
          <w:rFonts w:hint="eastAsia"/>
          <w:color w:val="auto"/>
        </w:rPr>
        <w:t>1.问卷模板管理：支持创建/编辑/复制问卷模板，提供单选题、多选题、评分题、问答题、矩阵题等多种题型，系统预置认证场景模板库。</w:t>
      </w:r>
    </w:p>
    <w:p w14:paraId="04A64EB5">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color w:val="auto"/>
        </w:rPr>
      </w:pPr>
      <w:r>
        <w:rPr>
          <w:rFonts w:hint="eastAsia"/>
          <w:color w:val="auto"/>
        </w:rPr>
        <w:t>2.问卷发布与数据采集：发布问卷并生成链接/二维码，被调查者无需登录即可匿名作答，系统实时统计回收进度。3.</w:t>
      </w:r>
    </w:p>
    <w:p w14:paraId="22DDDDE2">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color w:val="auto"/>
        </w:rPr>
      </w:pPr>
      <w:r>
        <w:rPr>
          <w:rFonts w:hint="eastAsia"/>
          <w:color w:val="auto"/>
        </w:rPr>
        <w:t>3.数据统计分析：自动生成统计图表（饼图/柱状图/平均分等），支持按答题者属性进行交叉分析，支持导出统计报告。</w:t>
      </w:r>
    </w:p>
    <w:p w14:paraId="670F2415">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color w:val="auto"/>
        </w:rPr>
      </w:pPr>
      <w:r>
        <w:rPr>
          <w:rFonts w:hint="eastAsia"/>
          <w:color w:val="auto"/>
        </w:rPr>
        <w:t>4.间接评价结论生成：系统根据问卷数据自动生成初步评价结论，涵盖培养目标、毕业要求、课程体系、教学环节等维度的间接达成评价。</w:t>
      </w:r>
    </w:p>
    <w:p w14:paraId="34E36600">
      <w:pPr>
        <w:pStyle w:val="4"/>
        <w:bidi w:val="0"/>
        <w:ind w:left="200" w:leftChars="0" w:firstLineChars="0"/>
        <w:rPr>
          <w:rFonts w:hint="eastAsia"/>
          <w:color w:val="auto"/>
        </w:rPr>
      </w:pPr>
      <w:bookmarkStart w:id="39" w:name="_Toc5277"/>
      <w:r>
        <w:rPr>
          <w:rFonts w:hint="eastAsia"/>
          <w:color w:val="auto"/>
        </w:rPr>
        <w:t>持续改进</w:t>
      </w:r>
      <w:bookmarkEnd w:id="39"/>
    </w:p>
    <w:p w14:paraId="1EFB282F">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实现“评价→分析→改进”的闭环管理。</w:t>
      </w:r>
    </w:p>
    <w:p w14:paraId="4681DA5B">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p>
    <w:p w14:paraId="5E665E74">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主要功能：</w:t>
      </w:r>
    </w:p>
    <w:p w14:paraId="02943785">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1.课程目标达成分析报告：自动生成包含达成度数据、图表对比、未达标分析的课程报告，支持人工补充分析结论和改进建议。</w:t>
      </w:r>
    </w:p>
    <w:p w14:paraId="56C92BBE">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2.多维度改进记录管理：针对培养目标、毕业要求、课程体系、课程大纲、教学环节等维度分别创建改进记录，包含触发原因、问题描述、改进措施、责任人、完成期限。</w:t>
      </w:r>
    </w:p>
    <w:p w14:paraId="5377E4F3">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3.改进效果跟踪：关联改进前后的达成度数据进行对比，量化评估改进效果。若效果未达标，可触发新一轮改进记录。</w:t>
      </w:r>
    </w:p>
    <w:p w14:paraId="05C46843">
      <w:pPr>
        <w:pStyle w:val="3"/>
        <w:keepNext w:val="0"/>
        <w:keepLines/>
        <w:pageBreakBefore w:val="0"/>
        <w:widowControl/>
        <w:kinsoku/>
        <w:wordWrap/>
        <w:overflowPunct/>
        <w:topLinePunct w:val="0"/>
        <w:autoSpaceDE/>
        <w:autoSpaceDN/>
        <w:bidi w:val="0"/>
        <w:adjustRightInd/>
        <w:snapToGrid/>
        <w:ind w:left="0" w:leftChars="0" w:firstLine="0" w:firstLineChars="0"/>
        <w:textAlignment w:val="auto"/>
        <w:rPr>
          <w:rFonts w:hint="eastAsia"/>
          <w:color w:val="auto"/>
        </w:rPr>
      </w:pPr>
    </w:p>
    <w:p w14:paraId="54263166">
      <w:pPr>
        <w:pStyle w:val="4"/>
        <w:bidi w:val="0"/>
        <w:ind w:left="200" w:leftChars="0" w:firstLineChars="0"/>
        <w:rPr>
          <w:rFonts w:hint="eastAsia"/>
          <w:color w:val="auto"/>
        </w:rPr>
      </w:pPr>
      <w:bookmarkStart w:id="40" w:name="_Toc5779"/>
      <w:r>
        <w:rPr>
          <w:rFonts w:hint="eastAsia"/>
          <w:color w:val="auto"/>
        </w:rPr>
        <w:t>自评报告</w:t>
      </w:r>
      <w:bookmarkEnd w:id="40"/>
    </w:p>
    <w:p w14:paraId="16FE7F2D">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按认证大纲进行任务分解、协同编写与数据自动填充。</w:t>
      </w:r>
    </w:p>
    <w:p w14:paraId="77961582">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p>
    <w:p w14:paraId="1DB95F4B">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主要功能：</w:t>
      </w:r>
    </w:p>
    <w:p w14:paraId="226A8B45">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1.自评报告大纲管理：基于认证标准自动生成大纲结构，支持章节增删改、排序调整。</w:t>
      </w:r>
    </w:p>
    <w:p w14:paraId="49D58EF5">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2.报告任务分配：为各章节分配编写责任人，设置截止日期，系统自动通知。</w:t>
      </w:r>
    </w:p>
    <w:p w14:paraId="7006E58F">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3.多人协同编写：支持分章节并行编写，富文本编辑器支持格式排版、图片/表格插入。专业负责人可在线审阅、批注、退回修改。</w:t>
      </w:r>
    </w:p>
    <w:p w14:paraId="3A924916">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4.数据自动填充：编写过程中可将系统中已有的培养方案数据、达成度图表、持续改进记录等一键插入报告指定位置，数据标注来源和更新时间。</w:t>
      </w:r>
    </w:p>
    <w:p w14:paraId="2CF776B5">
      <w:pPr>
        <w:pStyle w:val="3"/>
        <w:keepNext w:val="0"/>
        <w:keepLines/>
        <w:pageBreakBefore w:val="0"/>
        <w:widowControl/>
        <w:kinsoku/>
        <w:wordWrap/>
        <w:overflowPunct/>
        <w:topLinePunct w:val="0"/>
        <w:autoSpaceDE/>
        <w:autoSpaceDN/>
        <w:bidi w:val="0"/>
        <w:adjustRightInd/>
        <w:snapToGrid/>
        <w:ind w:left="400" w:leftChars="200" w:firstLine="0" w:firstLineChars="0"/>
        <w:textAlignment w:val="auto"/>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5.材料汇总与导出：自动汇总各章节内容生成完整报告预览，支持导出为PDF或Word格式。</w:t>
      </w:r>
    </w:p>
    <w:p w14:paraId="1021D35B">
      <w:pPr>
        <w:pStyle w:val="3"/>
        <w:keepNext w:val="0"/>
        <w:keepLines/>
        <w:pageBreakBefore w:val="0"/>
        <w:widowControl/>
        <w:kinsoku/>
        <w:wordWrap/>
        <w:overflowPunct/>
        <w:topLinePunct w:val="0"/>
        <w:autoSpaceDE/>
        <w:autoSpaceDN/>
        <w:bidi w:val="0"/>
        <w:adjustRightInd/>
        <w:snapToGrid/>
        <w:ind w:left="0" w:leftChars="0" w:firstLine="0" w:firstLineChars="0"/>
        <w:textAlignment w:val="auto"/>
        <w:rPr>
          <w:rFonts w:hint="eastAsia"/>
          <w:color w:val="auto"/>
        </w:rPr>
      </w:pPr>
    </w:p>
    <w:p w14:paraId="2F7F6105">
      <w:pPr>
        <w:pStyle w:val="4"/>
        <w:bidi w:val="0"/>
        <w:ind w:left="200" w:leftChars="0" w:firstLineChars="0"/>
        <w:rPr>
          <w:rFonts w:hint="eastAsia"/>
          <w:color w:val="auto"/>
        </w:rPr>
      </w:pPr>
      <w:bookmarkStart w:id="41" w:name="_Toc24180"/>
      <w:r>
        <w:rPr>
          <w:rFonts w:hint="eastAsia"/>
          <w:color w:val="auto"/>
        </w:rPr>
        <w:t>系统管理</w:t>
      </w:r>
      <w:bookmarkEnd w:id="41"/>
    </w:p>
    <w:p w14:paraId="51BE1372">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系统基础支撑功能。</w:t>
      </w:r>
    </w:p>
    <w:p w14:paraId="57074CA0">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p>
    <w:p w14:paraId="76B14FF0">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主要功能：</w:t>
      </w:r>
    </w:p>
    <w:p w14:paraId="3D59DF75">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1.用户权限管理：基于RBAC模型，支持系统管理员、专业负责人、课程负责人、任课教师、访客等角色的分配与权限控制。</w:t>
      </w:r>
    </w:p>
    <w:p w14:paraId="23E9A9AC">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2.系统配置：配置学校/院系/专业名称、学年学期、达成度默认阈值、认证标准版本等基础参数。</w:t>
      </w:r>
    </w:p>
    <w:p w14:paraId="49FDF2A1">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r>
        <w:rPr>
          <w:rFonts w:hint="eastAsia"/>
          <w:color w:val="auto"/>
        </w:rPr>
        <w:t>3.数据备份与维护：支持手动/自动数据库备份、备份历史查看、数据恢复、数据导出及定期清理。</w:t>
      </w:r>
    </w:p>
    <w:p w14:paraId="21D70052">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p>
    <w:p w14:paraId="058EBECD">
      <w:pPr>
        <w:pStyle w:val="3"/>
        <w:keepNext w:val="0"/>
        <w:keepLines/>
        <w:pageBreakBefore w:val="0"/>
        <w:widowControl/>
        <w:kinsoku/>
        <w:wordWrap/>
        <w:overflowPunct/>
        <w:topLinePunct w:val="0"/>
        <w:autoSpaceDE/>
        <w:autoSpaceDN/>
        <w:bidi w:val="0"/>
        <w:adjustRightInd/>
        <w:snapToGrid/>
        <w:ind w:left="400" w:leftChars="200"/>
        <w:textAlignment w:val="auto"/>
        <w:rPr>
          <w:rFonts w:hint="eastAsia"/>
          <w:color w:val="auto"/>
        </w:rPr>
      </w:pPr>
    </w:p>
    <w:p w14:paraId="06148FB5">
      <w:pPr>
        <w:pStyle w:val="2"/>
        <w:bidi w:val="0"/>
        <w:ind w:left="0" w:leftChars="0" w:firstLineChars="0"/>
        <w:rPr>
          <w:rFonts w:hint="eastAsia"/>
          <w:color w:val="auto"/>
        </w:rPr>
      </w:pPr>
      <w:bookmarkStart w:id="42" w:name="_Toc206574694"/>
      <w:bookmarkStart w:id="43" w:name="_Toc1594"/>
      <w:r>
        <w:rPr>
          <w:rFonts w:hint="eastAsia"/>
          <w:color w:val="auto"/>
        </w:rPr>
        <w:t>性能</w:t>
      </w:r>
      <w:bookmarkEnd w:id="42"/>
      <w:r>
        <w:rPr>
          <w:rFonts w:hint="eastAsia"/>
          <w:color w:val="auto"/>
        </w:rPr>
        <w:t>需求</w:t>
      </w:r>
      <w:bookmarkEnd w:id="4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73B17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048D98C1">
            <w:pPr>
              <w:widowControl w:val="0"/>
              <w:jc w:val="both"/>
              <w:rPr>
                <w:rFonts w:hint="eastAsia"/>
                <w:color w:val="auto"/>
                <w:vertAlign w:val="baseline"/>
              </w:rPr>
            </w:pPr>
            <w:r>
              <w:rPr>
                <w:rFonts w:hint="eastAsia"/>
                <w:color w:val="auto"/>
              </w:rPr>
              <w:t>编号</w:t>
            </w:r>
          </w:p>
        </w:tc>
        <w:tc>
          <w:tcPr>
            <w:tcW w:w="2843" w:type="dxa"/>
          </w:tcPr>
          <w:p w14:paraId="3A4A5043">
            <w:pPr>
              <w:widowControl w:val="0"/>
              <w:jc w:val="both"/>
              <w:rPr>
                <w:rFonts w:hint="eastAsia"/>
                <w:color w:val="auto"/>
                <w:vertAlign w:val="baseline"/>
              </w:rPr>
            </w:pPr>
            <w:r>
              <w:rPr>
                <w:rFonts w:hint="eastAsia"/>
                <w:color w:val="auto"/>
              </w:rPr>
              <w:t>性能指标</w:t>
            </w:r>
          </w:p>
        </w:tc>
        <w:tc>
          <w:tcPr>
            <w:tcW w:w="2843" w:type="dxa"/>
          </w:tcPr>
          <w:p w14:paraId="4C074AE4">
            <w:pPr>
              <w:widowControl w:val="0"/>
              <w:jc w:val="both"/>
              <w:rPr>
                <w:rFonts w:hint="eastAsia"/>
                <w:color w:val="auto"/>
                <w:vertAlign w:val="baseline"/>
              </w:rPr>
            </w:pPr>
            <w:r>
              <w:rPr>
                <w:rFonts w:hint="eastAsia"/>
                <w:color w:val="auto"/>
              </w:rPr>
              <w:t>要求</w:t>
            </w:r>
          </w:p>
        </w:tc>
      </w:tr>
      <w:tr w14:paraId="7629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062360A6">
            <w:pPr>
              <w:widowControl w:val="0"/>
              <w:jc w:val="both"/>
              <w:rPr>
                <w:rFonts w:hint="eastAsia"/>
                <w:color w:val="auto"/>
                <w:vertAlign w:val="baseline"/>
              </w:rPr>
            </w:pPr>
            <w:r>
              <w:rPr>
                <w:rFonts w:hint="eastAsia"/>
                <w:color w:val="auto"/>
              </w:rPr>
              <w:t>P-01</w:t>
            </w:r>
          </w:p>
        </w:tc>
        <w:tc>
          <w:tcPr>
            <w:tcW w:w="2843" w:type="dxa"/>
          </w:tcPr>
          <w:p w14:paraId="0C040513">
            <w:pPr>
              <w:widowControl w:val="0"/>
              <w:jc w:val="both"/>
              <w:rPr>
                <w:rFonts w:hint="eastAsia"/>
                <w:color w:val="auto"/>
                <w:vertAlign w:val="baseline"/>
              </w:rPr>
            </w:pPr>
            <w:r>
              <w:rPr>
                <w:rFonts w:hint="eastAsia"/>
                <w:color w:val="auto"/>
              </w:rPr>
              <w:t>页面响应时间</w:t>
            </w:r>
          </w:p>
        </w:tc>
        <w:tc>
          <w:tcPr>
            <w:tcW w:w="2843" w:type="dxa"/>
          </w:tcPr>
          <w:p w14:paraId="0C23C9D8">
            <w:pPr>
              <w:widowControl w:val="0"/>
              <w:jc w:val="both"/>
              <w:rPr>
                <w:rFonts w:hint="eastAsia"/>
                <w:color w:val="auto"/>
                <w:vertAlign w:val="baseline"/>
              </w:rPr>
            </w:pPr>
            <w:r>
              <w:rPr>
                <w:rFonts w:hint="eastAsia"/>
                <w:color w:val="auto"/>
              </w:rPr>
              <w:t>普通页面加载时间≤3秒（在网络正常条件下）；数据密集型页面（如达成度计算、统计分析）加载时间≤10秒</w:t>
            </w:r>
          </w:p>
        </w:tc>
      </w:tr>
      <w:tr w14:paraId="4EC6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549C1E8A">
            <w:pPr>
              <w:widowControl w:val="0"/>
              <w:jc w:val="both"/>
              <w:rPr>
                <w:rFonts w:hint="eastAsia"/>
                <w:color w:val="auto"/>
                <w:vertAlign w:val="baseline"/>
              </w:rPr>
            </w:pPr>
            <w:r>
              <w:rPr>
                <w:rFonts w:hint="eastAsia"/>
                <w:color w:val="auto"/>
              </w:rPr>
              <w:t>P-02</w:t>
            </w:r>
          </w:p>
        </w:tc>
        <w:tc>
          <w:tcPr>
            <w:tcW w:w="2843" w:type="dxa"/>
          </w:tcPr>
          <w:p w14:paraId="5013FE33">
            <w:pPr>
              <w:widowControl w:val="0"/>
              <w:jc w:val="both"/>
              <w:rPr>
                <w:rFonts w:hint="eastAsia"/>
                <w:color w:val="auto"/>
                <w:vertAlign w:val="baseline"/>
              </w:rPr>
            </w:pPr>
            <w:r>
              <w:rPr>
                <w:rFonts w:hint="eastAsia"/>
                <w:color w:val="auto"/>
              </w:rPr>
              <w:t>系统并发能力</w:t>
            </w:r>
          </w:p>
        </w:tc>
        <w:tc>
          <w:tcPr>
            <w:tcW w:w="2843" w:type="dxa"/>
          </w:tcPr>
          <w:p w14:paraId="5091F6FD">
            <w:pPr>
              <w:widowControl w:val="0"/>
              <w:jc w:val="both"/>
              <w:rPr>
                <w:rFonts w:hint="eastAsia"/>
                <w:color w:val="auto"/>
                <w:vertAlign w:val="baseline"/>
              </w:rPr>
            </w:pPr>
            <w:r>
              <w:rPr>
                <w:rFonts w:hint="eastAsia"/>
                <w:color w:val="auto"/>
              </w:rPr>
              <w:t>支持≥200个并发用户同时访问，系统正常运行不出现明显卡顿或宕机</w:t>
            </w:r>
          </w:p>
        </w:tc>
      </w:tr>
      <w:tr w14:paraId="016F4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4E055F9C">
            <w:pPr>
              <w:widowControl w:val="0"/>
              <w:jc w:val="both"/>
              <w:rPr>
                <w:rFonts w:hint="eastAsia"/>
                <w:color w:val="auto"/>
                <w:vertAlign w:val="baseline"/>
              </w:rPr>
            </w:pPr>
            <w:r>
              <w:rPr>
                <w:rFonts w:hint="eastAsia"/>
                <w:color w:val="auto"/>
              </w:rPr>
              <w:t>P-03</w:t>
            </w:r>
          </w:p>
        </w:tc>
        <w:tc>
          <w:tcPr>
            <w:tcW w:w="2843" w:type="dxa"/>
          </w:tcPr>
          <w:p w14:paraId="6B94DEF2">
            <w:pPr>
              <w:widowControl w:val="0"/>
              <w:jc w:val="both"/>
              <w:rPr>
                <w:rFonts w:hint="eastAsia"/>
                <w:color w:val="auto"/>
                <w:vertAlign w:val="baseline"/>
              </w:rPr>
            </w:pPr>
            <w:r>
              <w:rPr>
                <w:rFonts w:hint="eastAsia"/>
                <w:color w:val="auto"/>
              </w:rPr>
              <w:t>达成度计算性能</w:t>
            </w:r>
          </w:p>
        </w:tc>
        <w:tc>
          <w:tcPr>
            <w:tcW w:w="2843" w:type="dxa"/>
          </w:tcPr>
          <w:p w14:paraId="66898416">
            <w:pPr>
              <w:widowControl w:val="0"/>
              <w:jc w:val="both"/>
              <w:rPr>
                <w:rFonts w:hint="eastAsia"/>
                <w:color w:val="auto"/>
                <w:vertAlign w:val="baseline"/>
              </w:rPr>
            </w:pPr>
            <w:r>
              <w:rPr>
                <w:rFonts w:hint="eastAsia"/>
                <w:color w:val="auto"/>
              </w:rPr>
              <w:t>单次课程目标达成度计算（标准教学班规模，约50-100名学生）完成时间≤5秒</w:t>
            </w:r>
          </w:p>
        </w:tc>
      </w:tr>
      <w:tr w14:paraId="46CB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0133A0B3">
            <w:pPr>
              <w:widowControl w:val="0"/>
              <w:jc w:val="both"/>
              <w:rPr>
                <w:rFonts w:hint="eastAsia"/>
                <w:color w:val="auto"/>
                <w:vertAlign w:val="baseline"/>
              </w:rPr>
            </w:pPr>
            <w:r>
              <w:rPr>
                <w:rFonts w:hint="eastAsia"/>
                <w:color w:val="auto"/>
              </w:rPr>
              <w:t>P-04</w:t>
            </w:r>
          </w:p>
        </w:tc>
        <w:tc>
          <w:tcPr>
            <w:tcW w:w="2843" w:type="dxa"/>
          </w:tcPr>
          <w:p w14:paraId="7B54525F">
            <w:pPr>
              <w:widowControl w:val="0"/>
              <w:jc w:val="both"/>
              <w:rPr>
                <w:rFonts w:hint="eastAsia"/>
                <w:color w:val="auto"/>
                <w:vertAlign w:val="baseline"/>
              </w:rPr>
            </w:pPr>
            <w:r>
              <w:rPr>
                <w:rFonts w:hint="eastAsia"/>
                <w:color w:val="auto"/>
              </w:rPr>
              <w:t>数据查询性能</w:t>
            </w:r>
          </w:p>
        </w:tc>
        <w:tc>
          <w:tcPr>
            <w:tcW w:w="2843" w:type="dxa"/>
          </w:tcPr>
          <w:p w14:paraId="5C01E7F4">
            <w:pPr>
              <w:widowControl w:val="0"/>
              <w:jc w:val="both"/>
              <w:rPr>
                <w:rFonts w:hint="eastAsia"/>
                <w:color w:val="auto"/>
                <w:vertAlign w:val="baseline"/>
              </w:rPr>
            </w:pPr>
            <w:r>
              <w:rPr>
                <w:rFonts w:hint="eastAsia"/>
                <w:color w:val="auto"/>
              </w:rPr>
              <w:t>复杂条件查询（如多维度交叉筛选）响应时间≤5秒</w:t>
            </w:r>
          </w:p>
        </w:tc>
      </w:tr>
      <w:tr w14:paraId="29DC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6B46783B">
            <w:pPr>
              <w:widowControl w:val="0"/>
              <w:jc w:val="both"/>
              <w:rPr>
                <w:rFonts w:hint="eastAsia"/>
                <w:color w:val="auto"/>
                <w:vertAlign w:val="baseline"/>
              </w:rPr>
            </w:pPr>
            <w:r>
              <w:rPr>
                <w:rFonts w:hint="eastAsia"/>
                <w:color w:val="auto"/>
              </w:rPr>
              <w:t>P-05</w:t>
            </w:r>
          </w:p>
        </w:tc>
        <w:tc>
          <w:tcPr>
            <w:tcW w:w="2843" w:type="dxa"/>
          </w:tcPr>
          <w:p w14:paraId="3A440631">
            <w:pPr>
              <w:widowControl w:val="0"/>
              <w:jc w:val="both"/>
              <w:rPr>
                <w:rFonts w:hint="eastAsia"/>
                <w:color w:val="auto"/>
                <w:vertAlign w:val="baseline"/>
              </w:rPr>
            </w:pPr>
            <w:r>
              <w:rPr>
                <w:rFonts w:hint="eastAsia"/>
                <w:color w:val="auto"/>
              </w:rPr>
              <w:t>系统可用性</w:t>
            </w:r>
          </w:p>
        </w:tc>
        <w:tc>
          <w:tcPr>
            <w:tcW w:w="2843" w:type="dxa"/>
          </w:tcPr>
          <w:p w14:paraId="53D0F3D1">
            <w:pPr>
              <w:widowControl w:val="0"/>
              <w:jc w:val="both"/>
              <w:rPr>
                <w:rFonts w:hint="eastAsia"/>
                <w:color w:val="auto"/>
                <w:vertAlign w:val="baseline"/>
              </w:rPr>
            </w:pPr>
            <w:r>
              <w:rPr>
                <w:rFonts w:hint="eastAsia"/>
                <w:color w:val="auto"/>
              </w:rPr>
              <w:t>系统全年可用性≥99.5%（计划内维护停机除外）</w:t>
            </w:r>
          </w:p>
        </w:tc>
      </w:tr>
      <w:tr w14:paraId="319C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05F693CD">
            <w:pPr>
              <w:widowControl w:val="0"/>
              <w:jc w:val="both"/>
              <w:rPr>
                <w:rFonts w:hint="eastAsia"/>
                <w:color w:val="auto"/>
                <w:vertAlign w:val="baseline"/>
              </w:rPr>
            </w:pPr>
            <w:r>
              <w:rPr>
                <w:rFonts w:hint="eastAsia"/>
                <w:color w:val="auto"/>
              </w:rPr>
              <w:t>P-06</w:t>
            </w:r>
          </w:p>
        </w:tc>
        <w:tc>
          <w:tcPr>
            <w:tcW w:w="2843" w:type="dxa"/>
          </w:tcPr>
          <w:p w14:paraId="649CCD1F">
            <w:pPr>
              <w:widowControl w:val="0"/>
              <w:jc w:val="both"/>
              <w:rPr>
                <w:rFonts w:hint="eastAsia"/>
                <w:color w:val="auto"/>
                <w:vertAlign w:val="baseline"/>
              </w:rPr>
            </w:pPr>
            <w:r>
              <w:rPr>
                <w:rFonts w:hint="eastAsia"/>
                <w:color w:val="auto"/>
              </w:rPr>
              <w:t>文件上传/下载</w:t>
            </w:r>
          </w:p>
        </w:tc>
        <w:tc>
          <w:tcPr>
            <w:tcW w:w="2843" w:type="dxa"/>
          </w:tcPr>
          <w:p w14:paraId="3E9FE387">
            <w:pPr>
              <w:widowControl w:val="0"/>
              <w:jc w:val="both"/>
              <w:rPr>
                <w:rFonts w:hint="eastAsia"/>
                <w:color w:val="auto"/>
                <w:vertAlign w:val="baseline"/>
              </w:rPr>
            </w:pPr>
            <w:r>
              <w:rPr>
                <w:rFonts w:hint="eastAsia"/>
                <w:color w:val="auto"/>
              </w:rPr>
              <w:t>单个文件上传大小限制100MB，上传下载过程不超时</w:t>
            </w:r>
          </w:p>
        </w:tc>
      </w:tr>
    </w:tbl>
    <w:p w14:paraId="766CAAD1">
      <w:pPr>
        <w:pStyle w:val="2"/>
        <w:bidi w:val="0"/>
        <w:rPr>
          <w:rFonts w:hint="eastAsia"/>
          <w:color w:val="auto"/>
        </w:rPr>
      </w:pPr>
      <w:bookmarkStart w:id="44" w:name="_Toc5789"/>
      <w:r>
        <w:rPr>
          <w:rFonts w:hint="eastAsia"/>
          <w:color w:val="auto"/>
        </w:rPr>
        <w:t>外部接口需求</w:t>
      </w:r>
      <w:bookmarkEnd w:id="4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2"/>
        <w:gridCol w:w="2132"/>
        <w:gridCol w:w="2132"/>
      </w:tblGrid>
      <w:tr w14:paraId="78B6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7BAF7E1A">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编号</w:t>
            </w:r>
          </w:p>
        </w:tc>
        <w:tc>
          <w:tcPr>
            <w:tcW w:w="2132" w:type="dxa"/>
          </w:tcPr>
          <w:p w14:paraId="69CA0101">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接口名称</w:t>
            </w:r>
          </w:p>
        </w:tc>
        <w:tc>
          <w:tcPr>
            <w:tcW w:w="2132" w:type="dxa"/>
          </w:tcPr>
          <w:p w14:paraId="7F1441F2">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接口类型</w:t>
            </w:r>
          </w:p>
        </w:tc>
        <w:tc>
          <w:tcPr>
            <w:tcW w:w="2132" w:type="dxa"/>
          </w:tcPr>
          <w:p w14:paraId="0697582C">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描述</w:t>
            </w:r>
          </w:p>
        </w:tc>
      </w:tr>
      <w:tr w14:paraId="6014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78E03F4A">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I-01</w:t>
            </w:r>
          </w:p>
        </w:tc>
        <w:tc>
          <w:tcPr>
            <w:tcW w:w="2132" w:type="dxa"/>
          </w:tcPr>
          <w:p w14:paraId="4D74572C">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统一身份认证接口</w:t>
            </w:r>
          </w:p>
        </w:tc>
        <w:tc>
          <w:tcPr>
            <w:tcW w:w="2132" w:type="dxa"/>
          </w:tcPr>
          <w:p w14:paraId="25CBC11F">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REST API</w:t>
            </w:r>
          </w:p>
        </w:tc>
        <w:tc>
          <w:tcPr>
            <w:tcW w:w="2132" w:type="dxa"/>
          </w:tcPr>
          <w:p w14:paraId="76AAAE11">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与学校统一身份认证系统对接，支持LDAP/CAS单点登录</w:t>
            </w:r>
          </w:p>
        </w:tc>
      </w:tr>
      <w:tr w14:paraId="41CB9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2C840B1F">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I-02</w:t>
            </w:r>
          </w:p>
        </w:tc>
        <w:tc>
          <w:tcPr>
            <w:tcW w:w="2132" w:type="dxa"/>
          </w:tcPr>
          <w:p w14:paraId="31CFBEE9">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教务系统数据同步接口</w:t>
            </w:r>
          </w:p>
        </w:tc>
        <w:tc>
          <w:tcPr>
            <w:tcW w:w="2132" w:type="dxa"/>
          </w:tcPr>
          <w:p w14:paraId="0A2F7791">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REST API / 数据导入</w:t>
            </w:r>
          </w:p>
        </w:tc>
        <w:tc>
          <w:tcPr>
            <w:tcW w:w="2132" w:type="dxa"/>
          </w:tcPr>
          <w:p w14:paraId="54C23CE1">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从学校教务系统同步学生信息、课程信息、选课数据、教师信息等基础数据</w:t>
            </w:r>
          </w:p>
        </w:tc>
      </w:tr>
      <w:tr w14:paraId="47C6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4595973E">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I-03</w:t>
            </w:r>
          </w:p>
        </w:tc>
        <w:tc>
          <w:tcPr>
            <w:tcW w:w="2132" w:type="dxa"/>
          </w:tcPr>
          <w:p w14:paraId="31D960B3">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文件存储接口</w:t>
            </w:r>
          </w:p>
        </w:tc>
        <w:tc>
          <w:tcPr>
            <w:tcW w:w="2132" w:type="dxa"/>
          </w:tcPr>
          <w:p w14:paraId="719490E3">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文件系统 / OSS</w:t>
            </w:r>
          </w:p>
        </w:tc>
        <w:tc>
          <w:tcPr>
            <w:tcW w:w="2132" w:type="dxa"/>
          </w:tcPr>
          <w:p w14:paraId="44F6AD54">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支持佐证材料、课程资源、报告附件等文件的存储与访问</w:t>
            </w:r>
          </w:p>
        </w:tc>
      </w:tr>
      <w:tr w14:paraId="52224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5DD86C31">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I-04</w:t>
            </w:r>
          </w:p>
        </w:tc>
        <w:tc>
          <w:tcPr>
            <w:tcW w:w="2132" w:type="dxa"/>
          </w:tcPr>
          <w:p w14:paraId="153E7789">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邮件/短信通知接口</w:t>
            </w:r>
          </w:p>
        </w:tc>
        <w:tc>
          <w:tcPr>
            <w:tcW w:w="2132" w:type="dxa"/>
          </w:tcPr>
          <w:p w14:paraId="32C80A2B">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SMTP / 短信网关</w:t>
            </w:r>
          </w:p>
        </w:tc>
        <w:tc>
          <w:tcPr>
            <w:tcW w:w="2132" w:type="dxa"/>
          </w:tcPr>
          <w:p w14:paraId="79232A62">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用于任务分配通知、预警提醒、问卷发布通知等</w:t>
            </w:r>
          </w:p>
        </w:tc>
      </w:tr>
      <w:tr w14:paraId="235D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46F38BD7">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I-05</w:t>
            </w:r>
          </w:p>
        </w:tc>
        <w:tc>
          <w:tcPr>
            <w:tcW w:w="2132" w:type="dxa"/>
          </w:tcPr>
          <w:p w14:paraId="76D6188D">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数据导出接口</w:t>
            </w:r>
          </w:p>
        </w:tc>
        <w:tc>
          <w:tcPr>
            <w:tcW w:w="2132" w:type="dxa"/>
          </w:tcPr>
          <w:p w14:paraId="7647376F">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Excel/PDF生成</w:t>
            </w:r>
          </w:p>
        </w:tc>
        <w:tc>
          <w:tcPr>
            <w:tcW w:w="2132" w:type="dxa"/>
          </w:tcPr>
          <w:p w14:paraId="15D3BF40">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支持达成度数据、自评报告等导出为Excel或PDF格式文件</w:t>
            </w:r>
          </w:p>
        </w:tc>
      </w:tr>
    </w:tbl>
    <w:p w14:paraId="1348BA4C">
      <w:pPr>
        <w:pStyle w:val="3"/>
        <w:ind w:left="0" w:leftChars="0" w:firstLine="0" w:firstLineChars="0"/>
        <w:rPr>
          <w:rFonts w:hint="eastAsia"/>
          <w:color w:val="auto"/>
        </w:rPr>
      </w:pPr>
    </w:p>
    <w:p w14:paraId="72688122">
      <w:pPr>
        <w:pStyle w:val="2"/>
        <w:bidi w:val="0"/>
        <w:rPr>
          <w:rFonts w:hint="eastAsia"/>
          <w:color w:val="auto"/>
        </w:rPr>
      </w:pPr>
      <w:bookmarkStart w:id="45" w:name="_Toc31872"/>
      <w:r>
        <w:rPr>
          <w:rFonts w:hint="eastAsia"/>
          <w:color w:val="auto"/>
        </w:rPr>
        <w:t>安全与隐私需求</w:t>
      </w:r>
      <w:bookmarkEnd w:id="4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0263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7FC2FC71">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编号</w:t>
            </w:r>
          </w:p>
        </w:tc>
        <w:tc>
          <w:tcPr>
            <w:tcW w:w="2843" w:type="dxa"/>
          </w:tcPr>
          <w:p w14:paraId="7D3658FA">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安全需求</w:t>
            </w:r>
          </w:p>
        </w:tc>
        <w:tc>
          <w:tcPr>
            <w:tcW w:w="2843" w:type="dxa"/>
          </w:tcPr>
          <w:p w14:paraId="78144C97">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要求</w:t>
            </w:r>
          </w:p>
        </w:tc>
      </w:tr>
      <w:tr w14:paraId="27132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6F04D219">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S-01</w:t>
            </w:r>
          </w:p>
        </w:tc>
        <w:tc>
          <w:tcPr>
            <w:tcW w:w="2843" w:type="dxa"/>
          </w:tcPr>
          <w:p w14:paraId="140C248D">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身份认证</w:t>
            </w:r>
          </w:p>
        </w:tc>
        <w:tc>
          <w:tcPr>
            <w:tcW w:w="2843" w:type="dxa"/>
          </w:tcPr>
          <w:p w14:paraId="275FB094">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系统须支持密码登录和统一身份认证两种方式，密码须加密存储（BCrypt加密）</w:t>
            </w:r>
          </w:p>
        </w:tc>
      </w:tr>
      <w:tr w14:paraId="3E98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0EC0DC62">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S-02</w:t>
            </w:r>
          </w:p>
        </w:tc>
        <w:tc>
          <w:tcPr>
            <w:tcW w:w="2843" w:type="dxa"/>
          </w:tcPr>
          <w:p w14:paraId="6436B0D2">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权限控制</w:t>
            </w:r>
          </w:p>
        </w:tc>
        <w:tc>
          <w:tcPr>
            <w:tcW w:w="2843" w:type="dxa"/>
          </w:tcPr>
          <w:p w14:paraId="6A36E403">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基于角色的访问控制（RBAC），确保用户只能访问其授权范围内的数据和功能</w:t>
            </w:r>
          </w:p>
        </w:tc>
      </w:tr>
      <w:tr w14:paraId="1287F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2A4B650D">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S-03</w:t>
            </w:r>
          </w:p>
        </w:tc>
        <w:tc>
          <w:tcPr>
            <w:tcW w:w="2843" w:type="dxa"/>
          </w:tcPr>
          <w:p w14:paraId="5F04B65E">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数据传输安全</w:t>
            </w:r>
          </w:p>
        </w:tc>
        <w:tc>
          <w:tcPr>
            <w:tcW w:w="2843" w:type="dxa"/>
          </w:tcPr>
          <w:p w14:paraId="5CCE5154">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所有数据传输须使用HTTPS协议加密</w:t>
            </w:r>
          </w:p>
        </w:tc>
      </w:tr>
      <w:tr w14:paraId="2BF48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06B15E67">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S-04</w:t>
            </w:r>
          </w:p>
        </w:tc>
        <w:tc>
          <w:tcPr>
            <w:tcW w:w="2843" w:type="dxa"/>
          </w:tcPr>
          <w:p w14:paraId="160B1E05">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数据隐私保护</w:t>
            </w:r>
          </w:p>
        </w:tc>
        <w:tc>
          <w:tcPr>
            <w:tcW w:w="2843" w:type="dxa"/>
          </w:tcPr>
          <w:p w14:paraId="60ADE745">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学生成绩、个人信息等敏感数据须进行脱敏处理，非授权用户不可查看原始数据</w:t>
            </w:r>
          </w:p>
        </w:tc>
      </w:tr>
      <w:tr w14:paraId="051C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122B1202">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S-05</w:t>
            </w:r>
          </w:p>
        </w:tc>
        <w:tc>
          <w:tcPr>
            <w:tcW w:w="2843" w:type="dxa"/>
          </w:tcPr>
          <w:p w14:paraId="4BE556F7">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操作日志</w:t>
            </w:r>
          </w:p>
        </w:tc>
        <w:tc>
          <w:tcPr>
            <w:tcW w:w="2843" w:type="dxa"/>
          </w:tcPr>
          <w:p w14:paraId="1293EDA2">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记录所有用户的登录、关键操作（数据修改、删除、导出等）日志，日志保留不少于180天</w:t>
            </w:r>
          </w:p>
        </w:tc>
      </w:tr>
      <w:tr w14:paraId="4B42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3A8ACBDD">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S-06</w:t>
            </w:r>
          </w:p>
        </w:tc>
        <w:tc>
          <w:tcPr>
            <w:tcW w:w="2843" w:type="dxa"/>
          </w:tcPr>
          <w:p w14:paraId="6F462F16">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SQL注入防护</w:t>
            </w:r>
          </w:p>
        </w:tc>
        <w:tc>
          <w:tcPr>
            <w:tcW w:w="2843" w:type="dxa"/>
          </w:tcPr>
          <w:p w14:paraId="71AB7A1B">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所有数据库查询须使用参数化查询或ORM框架，防止SQL注入攻击</w:t>
            </w:r>
          </w:p>
        </w:tc>
      </w:tr>
      <w:tr w14:paraId="27EF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4B59ECCA">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S-07</w:t>
            </w:r>
          </w:p>
        </w:tc>
        <w:tc>
          <w:tcPr>
            <w:tcW w:w="2843" w:type="dxa"/>
          </w:tcPr>
          <w:p w14:paraId="1A67816B">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数据备份</w:t>
            </w:r>
          </w:p>
        </w:tc>
        <w:tc>
          <w:tcPr>
            <w:tcW w:w="2843" w:type="dxa"/>
          </w:tcPr>
          <w:p w14:paraId="1B5EDE61">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数据库须每日自动备份，备份数据保留不少于30天</w:t>
            </w:r>
          </w:p>
        </w:tc>
      </w:tr>
      <w:tr w14:paraId="6B8B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277D4C8F">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S-08</w:t>
            </w:r>
          </w:p>
        </w:tc>
        <w:tc>
          <w:tcPr>
            <w:tcW w:w="2843" w:type="dxa"/>
          </w:tcPr>
          <w:p w14:paraId="7FEEB4F8">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会话管理</w:t>
            </w:r>
          </w:p>
        </w:tc>
        <w:tc>
          <w:tcPr>
            <w:tcW w:w="2843" w:type="dxa"/>
          </w:tcPr>
          <w:p w14:paraId="46D192A6">
            <w:pPr>
              <w:widowControl w:val="0"/>
              <w:jc w:val="both"/>
              <w:rPr>
                <w:rFonts w:hint="eastAsia" w:asciiTheme="minorEastAsia" w:hAnsiTheme="minorEastAsia" w:eastAsiaTheme="minorEastAsia" w:cstheme="minorEastAsia"/>
                <w:color w:val="auto"/>
                <w:vertAlign w:val="baseline"/>
              </w:rPr>
            </w:pPr>
            <w:r>
              <w:rPr>
                <w:rFonts w:hint="eastAsia" w:asciiTheme="minorEastAsia" w:hAnsiTheme="minorEastAsia" w:eastAsiaTheme="minorEastAsia" w:cstheme="minorEastAsia"/>
                <w:color w:val="auto"/>
              </w:rPr>
              <w:t>用户会话超时时间不超过30分钟，支持强制下线功能</w:t>
            </w:r>
          </w:p>
        </w:tc>
      </w:tr>
    </w:tbl>
    <w:p w14:paraId="30FA4EB6">
      <w:pPr>
        <w:pStyle w:val="3"/>
        <w:ind w:left="0" w:leftChars="0" w:firstLine="0" w:firstLineChars="0"/>
        <w:rPr>
          <w:rFonts w:hint="eastAsia"/>
          <w:color w:val="auto"/>
        </w:rPr>
      </w:pPr>
    </w:p>
    <w:p w14:paraId="1A2C47EB">
      <w:pPr>
        <w:pStyle w:val="2"/>
        <w:numPr>
          <w:ilvl w:val="0"/>
          <w:numId w:val="0"/>
        </w:numPr>
        <w:bidi w:val="0"/>
        <w:ind w:left="-640" w:leftChars="0"/>
        <w:rPr>
          <w:rFonts w:hint="eastAsia"/>
          <w:color w:val="auto"/>
        </w:rPr>
      </w:pPr>
    </w:p>
    <w:bookmarkEnd w:id="46"/>
    <w:sectPr>
      <w:headerReference r:id="rId3" w:type="default"/>
      <w:footerReference r:id="rId4" w:type="default"/>
      <w:pgSz w:w="11906" w:h="16838"/>
      <w:pgMar w:top="1440" w:right="1797" w:bottom="1440" w:left="1797" w:header="851" w:footer="992"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3D190">
    <w:pPr>
      <w:pStyle w:val="24"/>
      <w:framePr w:wrap="around" w:vAnchor="text" w:hAnchor="margin" w:xAlign="right" w:y="1"/>
      <w:ind w:firstLine="400"/>
      <w:rPr>
        <w:rStyle w:val="38"/>
      </w:rPr>
    </w:pPr>
    <w:r>
      <w:fldChar w:fldCharType="begin"/>
    </w:r>
    <w:r>
      <w:rPr>
        <w:rStyle w:val="38"/>
      </w:rPr>
      <w:instrText xml:space="preserve">PAGE  </w:instrText>
    </w:r>
    <w:r>
      <w:fldChar w:fldCharType="separate"/>
    </w:r>
    <w:r>
      <w:rPr>
        <w:rStyle w:val="38"/>
      </w:rPr>
      <w:t>14</w:t>
    </w:r>
    <w:r>
      <w:fldChar w:fldCharType="end"/>
    </w:r>
  </w:p>
  <w:p w14:paraId="66E88130">
    <w:pPr>
      <w:pStyle w:val="24"/>
      <w:ind w:right="360" w:firstLine="400"/>
      <w:jc w:val="right"/>
      <w:rPr>
        <w:rFonts w:hint="eastAsia"/>
      </w:rPr>
    </w:pPr>
    <w: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5"/>
      <w:tblW w:w="0" w:type="auto"/>
      <w:tblInd w:w="0"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4"/>
      <w:gridCol w:w="4264"/>
    </w:tblGrid>
    <w:tr w14:paraId="053EF5A1">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ins w:id="0" w:author="henry xiao" w:date="2002-07-24T15:06:00Z"/>
      </w:trPr>
      <w:tc>
        <w:tcPr>
          <w:tcW w:w="4264" w:type="dxa"/>
          <w:noWrap w:val="0"/>
          <w:vAlign w:val="top"/>
        </w:tcPr>
        <w:p w14:paraId="0C343410">
          <w:pPr>
            <w:pStyle w:val="25"/>
            <w:ind w:firstLine="400"/>
            <w:jc w:val="both"/>
            <w:rPr>
              <w:ins w:id="1" w:author="henry xiao" w:date="2002-07-24T15:06:00Z"/>
              <w:rFonts w:hint="eastAsia"/>
            </w:rPr>
          </w:pPr>
          <w:r>
            <w:rPr>
              <w:rFonts w:hint="eastAsia"/>
            </w:rPr>
            <w:t>软件需求规约</w:t>
          </w:r>
        </w:p>
      </w:tc>
      <w:tc>
        <w:tcPr>
          <w:tcW w:w="4264" w:type="dxa"/>
          <w:noWrap w:val="0"/>
          <w:vAlign w:val="top"/>
        </w:tcPr>
        <w:p w14:paraId="75564261">
          <w:pPr>
            <w:pStyle w:val="25"/>
            <w:ind w:firstLine="400"/>
            <w:jc w:val="right"/>
            <w:rPr>
              <w:ins w:id="2" w:author="henry xiao" w:date="2002-07-24T15:06:00Z"/>
              <w:rFonts w:hint="default" w:eastAsia="宋体"/>
              <w:lang w:val="en-US" w:eastAsia="zh-CN"/>
            </w:rPr>
          </w:pPr>
          <w:r>
            <w:rPr>
              <w:rFonts w:hint="eastAsia"/>
              <w:lang w:val="en-US" w:eastAsia="zh-CN"/>
            </w:rPr>
            <w:t>九寨沟游客服务系统</w:t>
          </w:r>
        </w:p>
      </w:tc>
    </w:tr>
  </w:tbl>
  <w:p w14:paraId="09D1D750">
    <w:pPr>
      <w:pStyle w:val="25"/>
      <w:ind w:firstLine="40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decimal"/>
      <w:pStyle w:val="2"/>
      <w:lvlText w:val="%1."/>
      <w:lvlJc w:val="left"/>
      <w:pPr>
        <w:tabs>
          <w:tab w:val="left" w:pos="0"/>
        </w:tabs>
        <w:ind w:left="0" w:firstLine="0"/>
      </w:pPr>
      <w:rPr>
        <w:rFonts w:hint="eastAsia"/>
      </w:rPr>
    </w:lvl>
    <w:lvl w:ilvl="1" w:tentative="0">
      <w:start w:val="1"/>
      <w:numFmt w:val="decimal"/>
      <w:pStyle w:val="4"/>
      <w:lvlText w:val="%1.%2"/>
      <w:lvlJc w:val="left"/>
      <w:pPr>
        <w:tabs>
          <w:tab w:val="left" w:pos="0"/>
        </w:tabs>
        <w:ind w:left="200" w:firstLine="0"/>
      </w:pPr>
      <w:rPr>
        <w:rFonts w:hint="eastAsia"/>
      </w:rPr>
    </w:lvl>
    <w:lvl w:ilvl="2" w:tentative="0">
      <w:start w:val="1"/>
      <w:numFmt w:val="decimal"/>
      <w:pStyle w:val="5"/>
      <w:lvlText w:val="%1.%2.%3"/>
      <w:lvlJc w:val="left"/>
      <w:pPr>
        <w:tabs>
          <w:tab w:val="left" w:pos="0"/>
        </w:tabs>
        <w:ind w:left="200" w:firstLine="0"/>
      </w:pPr>
    </w:lvl>
    <w:lvl w:ilvl="3" w:tentative="0">
      <w:start w:val="1"/>
      <w:numFmt w:val="decimal"/>
      <w:pStyle w:val="6"/>
      <w:suff w:val="space"/>
      <w:lvlText w:val="%1.%2.%3.%4"/>
      <w:lvlJc w:val="left"/>
      <w:pPr>
        <w:ind w:left="400" w:firstLine="0"/>
      </w:pPr>
      <w:rPr>
        <w:rFonts w:hint="eastAsia"/>
      </w:rPr>
    </w:lvl>
    <w:lvl w:ilvl="4" w:tentative="0">
      <w:start w:val="1"/>
      <w:numFmt w:val="decimal"/>
      <w:pStyle w:val="7"/>
      <w:suff w:val="space"/>
      <w:lvlText w:val="%1.%2.%3.%4.%5"/>
      <w:lvlJc w:val="left"/>
      <w:pPr>
        <w:ind w:left="0" w:firstLine="0"/>
      </w:pPr>
      <w:rPr>
        <w:rFonts w:hint="eastAsia"/>
      </w:rPr>
    </w:lvl>
    <w:lvl w:ilvl="5" w:tentative="0">
      <w:start w:val="1"/>
      <w:numFmt w:val="decimal"/>
      <w:pStyle w:val="8"/>
      <w:suff w:val="space"/>
      <w:lvlText w:val="%1.%2.%3.%4.%5.%6"/>
      <w:lvlJc w:val="left"/>
      <w:pPr>
        <w:ind w:left="0" w:firstLine="0"/>
      </w:pPr>
      <w:rPr>
        <w:rFonts w:hint="eastAsia"/>
      </w:rPr>
    </w:lvl>
    <w:lvl w:ilvl="6" w:tentative="0">
      <w:start w:val="1"/>
      <w:numFmt w:val="decimal"/>
      <w:pStyle w:val="9"/>
      <w:lvlText w:val="%1.%2.%3.%4.%5.%6.%7"/>
      <w:lvlJc w:val="left"/>
      <w:pPr>
        <w:tabs>
          <w:tab w:val="left" w:pos="0"/>
        </w:tabs>
        <w:ind w:left="0" w:firstLine="0"/>
      </w:pPr>
      <w:rPr>
        <w:rFonts w:hint="eastAsia"/>
      </w:rPr>
    </w:lvl>
    <w:lvl w:ilvl="7" w:tentative="0">
      <w:start w:val="1"/>
      <w:numFmt w:val="decimal"/>
      <w:pStyle w:val="10"/>
      <w:lvlText w:val="%1.%2.%3.%4.%5.%6.%7.%8"/>
      <w:lvlJc w:val="left"/>
      <w:pPr>
        <w:tabs>
          <w:tab w:val="left" w:pos="0"/>
        </w:tabs>
        <w:ind w:left="0" w:firstLine="0"/>
      </w:pPr>
      <w:rPr>
        <w:rFonts w:hint="eastAsia"/>
      </w:rPr>
    </w:lvl>
    <w:lvl w:ilvl="8" w:tentative="0">
      <w:start w:val="1"/>
      <w:numFmt w:val="decimal"/>
      <w:pStyle w:val="11"/>
      <w:lvlText w:val="%1.%2.%3.%4.%5.%6.%7.%8.%9"/>
      <w:lvlJc w:val="left"/>
      <w:pPr>
        <w:tabs>
          <w:tab w:val="left" w:pos="0"/>
        </w:tabs>
        <w:ind w:left="0" w:firstLine="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enry xiao">
    <w15:presenceInfo w15:providerId="None" w15:userId="henry xi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jNGM2ZDAyOTg3MGRmZWJmMzcwYTQ5MjA5ZGVjY2MifQ=="/>
  </w:docVars>
  <w:rsids>
    <w:rsidRoot w:val="00172A27"/>
    <w:rsid w:val="0000211A"/>
    <w:rsid w:val="00013B24"/>
    <w:rsid w:val="00016952"/>
    <w:rsid w:val="00022F5C"/>
    <w:rsid w:val="00023B02"/>
    <w:rsid w:val="00035ED6"/>
    <w:rsid w:val="00036CB6"/>
    <w:rsid w:val="00043FA8"/>
    <w:rsid w:val="00046C81"/>
    <w:rsid w:val="00046E75"/>
    <w:rsid w:val="000535C3"/>
    <w:rsid w:val="00075CCB"/>
    <w:rsid w:val="00085639"/>
    <w:rsid w:val="000A4C29"/>
    <w:rsid w:val="000A60AF"/>
    <w:rsid w:val="000C0D9E"/>
    <w:rsid w:val="000D1042"/>
    <w:rsid w:val="000D1503"/>
    <w:rsid w:val="000D1CCA"/>
    <w:rsid w:val="00102BDB"/>
    <w:rsid w:val="001066FF"/>
    <w:rsid w:val="00112A99"/>
    <w:rsid w:val="00115349"/>
    <w:rsid w:val="0012275F"/>
    <w:rsid w:val="00125D73"/>
    <w:rsid w:val="00132D37"/>
    <w:rsid w:val="0013324C"/>
    <w:rsid w:val="00142485"/>
    <w:rsid w:val="00142809"/>
    <w:rsid w:val="00166E16"/>
    <w:rsid w:val="00176A33"/>
    <w:rsid w:val="00186DC6"/>
    <w:rsid w:val="00192869"/>
    <w:rsid w:val="00192E52"/>
    <w:rsid w:val="001A7B9D"/>
    <w:rsid w:val="001B1FE1"/>
    <w:rsid w:val="001B556F"/>
    <w:rsid w:val="001C5D10"/>
    <w:rsid w:val="001C6A7D"/>
    <w:rsid w:val="001E0E26"/>
    <w:rsid w:val="001E3D71"/>
    <w:rsid w:val="001F65B9"/>
    <w:rsid w:val="002118E6"/>
    <w:rsid w:val="002121C5"/>
    <w:rsid w:val="00212C9C"/>
    <w:rsid w:val="002253BB"/>
    <w:rsid w:val="002316B9"/>
    <w:rsid w:val="002346C4"/>
    <w:rsid w:val="0024031D"/>
    <w:rsid w:val="00241C35"/>
    <w:rsid w:val="0024650D"/>
    <w:rsid w:val="0027242E"/>
    <w:rsid w:val="002806C7"/>
    <w:rsid w:val="00285D13"/>
    <w:rsid w:val="002871A1"/>
    <w:rsid w:val="00295704"/>
    <w:rsid w:val="002A52B0"/>
    <w:rsid w:val="002A6011"/>
    <w:rsid w:val="002A6A31"/>
    <w:rsid w:val="002B02D0"/>
    <w:rsid w:val="002D394F"/>
    <w:rsid w:val="00312E73"/>
    <w:rsid w:val="00317260"/>
    <w:rsid w:val="003234CF"/>
    <w:rsid w:val="00323BC1"/>
    <w:rsid w:val="00337565"/>
    <w:rsid w:val="00353D82"/>
    <w:rsid w:val="00362799"/>
    <w:rsid w:val="00366081"/>
    <w:rsid w:val="00367638"/>
    <w:rsid w:val="00374EB5"/>
    <w:rsid w:val="003774C7"/>
    <w:rsid w:val="003952A6"/>
    <w:rsid w:val="003B206D"/>
    <w:rsid w:val="003C1106"/>
    <w:rsid w:val="003C2037"/>
    <w:rsid w:val="003C7A01"/>
    <w:rsid w:val="003D7E3F"/>
    <w:rsid w:val="00401351"/>
    <w:rsid w:val="004179F9"/>
    <w:rsid w:val="004222E8"/>
    <w:rsid w:val="00430537"/>
    <w:rsid w:val="004407D2"/>
    <w:rsid w:val="00455FAF"/>
    <w:rsid w:val="0045644B"/>
    <w:rsid w:val="00462E0E"/>
    <w:rsid w:val="004639B1"/>
    <w:rsid w:val="00464740"/>
    <w:rsid w:val="00476C81"/>
    <w:rsid w:val="00477E56"/>
    <w:rsid w:val="00485336"/>
    <w:rsid w:val="00491E01"/>
    <w:rsid w:val="004972DE"/>
    <w:rsid w:val="004A48B4"/>
    <w:rsid w:val="004A6B81"/>
    <w:rsid w:val="004B1BED"/>
    <w:rsid w:val="004D226D"/>
    <w:rsid w:val="004E7143"/>
    <w:rsid w:val="004F6B8D"/>
    <w:rsid w:val="00505818"/>
    <w:rsid w:val="00527A8A"/>
    <w:rsid w:val="00532DC2"/>
    <w:rsid w:val="005351BA"/>
    <w:rsid w:val="00574B0F"/>
    <w:rsid w:val="0058241B"/>
    <w:rsid w:val="00596A64"/>
    <w:rsid w:val="005A7BF5"/>
    <w:rsid w:val="005B49AF"/>
    <w:rsid w:val="005B791B"/>
    <w:rsid w:val="005C13B7"/>
    <w:rsid w:val="005C408B"/>
    <w:rsid w:val="005D3B37"/>
    <w:rsid w:val="005E588C"/>
    <w:rsid w:val="005E7FA4"/>
    <w:rsid w:val="005F5191"/>
    <w:rsid w:val="005F6A3D"/>
    <w:rsid w:val="00603025"/>
    <w:rsid w:val="0061045C"/>
    <w:rsid w:val="00622373"/>
    <w:rsid w:val="0062321A"/>
    <w:rsid w:val="0062769E"/>
    <w:rsid w:val="00630EBC"/>
    <w:rsid w:val="00632E62"/>
    <w:rsid w:val="00662461"/>
    <w:rsid w:val="0067435D"/>
    <w:rsid w:val="00677349"/>
    <w:rsid w:val="00693611"/>
    <w:rsid w:val="006A2E1F"/>
    <w:rsid w:val="006A3DF5"/>
    <w:rsid w:val="006D7AA2"/>
    <w:rsid w:val="006F21D0"/>
    <w:rsid w:val="0071038B"/>
    <w:rsid w:val="00725788"/>
    <w:rsid w:val="0072704E"/>
    <w:rsid w:val="00733EB4"/>
    <w:rsid w:val="00740E0F"/>
    <w:rsid w:val="00742529"/>
    <w:rsid w:val="0074665E"/>
    <w:rsid w:val="00747144"/>
    <w:rsid w:val="00757FE9"/>
    <w:rsid w:val="0078128A"/>
    <w:rsid w:val="0078289E"/>
    <w:rsid w:val="0079506B"/>
    <w:rsid w:val="007A2FA3"/>
    <w:rsid w:val="007B6B0C"/>
    <w:rsid w:val="007C7D9A"/>
    <w:rsid w:val="007F17FA"/>
    <w:rsid w:val="008124DD"/>
    <w:rsid w:val="00845178"/>
    <w:rsid w:val="008541BA"/>
    <w:rsid w:val="00870FA1"/>
    <w:rsid w:val="0087765C"/>
    <w:rsid w:val="00881583"/>
    <w:rsid w:val="008A267D"/>
    <w:rsid w:val="008A7224"/>
    <w:rsid w:val="008B6ED2"/>
    <w:rsid w:val="008C24E5"/>
    <w:rsid w:val="008C7B38"/>
    <w:rsid w:val="008D120C"/>
    <w:rsid w:val="008F3531"/>
    <w:rsid w:val="00905EBF"/>
    <w:rsid w:val="00915EA9"/>
    <w:rsid w:val="00916F87"/>
    <w:rsid w:val="00920030"/>
    <w:rsid w:val="009245D5"/>
    <w:rsid w:val="0092621E"/>
    <w:rsid w:val="009279B6"/>
    <w:rsid w:val="009363A0"/>
    <w:rsid w:val="0094670E"/>
    <w:rsid w:val="00956006"/>
    <w:rsid w:val="009568E0"/>
    <w:rsid w:val="00965551"/>
    <w:rsid w:val="0097292C"/>
    <w:rsid w:val="00975BC8"/>
    <w:rsid w:val="00984E6C"/>
    <w:rsid w:val="00996E65"/>
    <w:rsid w:val="009B4E1B"/>
    <w:rsid w:val="009B5BF6"/>
    <w:rsid w:val="009C580D"/>
    <w:rsid w:val="009C5BF6"/>
    <w:rsid w:val="009C6326"/>
    <w:rsid w:val="009D41F5"/>
    <w:rsid w:val="009F21E2"/>
    <w:rsid w:val="009F2250"/>
    <w:rsid w:val="009F60B2"/>
    <w:rsid w:val="009F6DE4"/>
    <w:rsid w:val="00A118B4"/>
    <w:rsid w:val="00A20371"/>
    <w:rsid w:val="00A23BAE"/>
    <w:rsid w:val="00A33EE0"/>
    <w:rsid w:val="00A34867"/>
    <w:rsid w:val="00A367E1"/>
    <w:rsid w:val="00A61D58"/>
    <w:rsid w:val="00A66849"/>
    <w:rsid w:val="00A7632D"/>
    <w:rsid w:val="00AA2306"/>
    <w:rsid w:val="00AB51A7"/>
    <w:rsid w:val="00AF5E30"/>
    <w:rsid w:val="00B07D2D"/>
    <w:rsid w:val="00B11CE9"/>
    <w:rsid w:val="00B14894"/>
    <w:rsid w:val="00B20D1C"/>
    <w:rsid w:val="00B41A38"/>
    <w:rsid w:val="00B42644"/>
    <w:rsid w:val="00B4282B"/>
    <w:rsid w:val="00B54E17"/>
    <w:rsid w:val="00B553FE"/>
    <w:rsid w:val="00B656D7"/>
    <w:rsid w:val="00B66F7B"/>
    <w:rsid w:val="00B8145B"/>
    <w:rsid w:val="00B87A54"/>
    <w:rsid w:val="00BA46E0"/>
    <w:rsid w:val="00BA4D7E"/>
    <w:rsid w:val="00BA7001"/>
    <w:rsid w:val="00BE4461"/>
    <w:rsid w:val="00BF088E"/>
    <w:rsid w:val="00BF44CD"/>
    <w:rsid w:val="00BF6438"/>
    <w:rsid w:val="00C057F2"/>
    <w:rsid w:val="00C105C8"/>
    <w:rsid w:val="00C179FC"/>
    <w:rsid w:val="00C22052"/>
    <w:rsid w:val="00C26398"/>
    <w:rsid w:val="00C45325"/>
    <w:rsid w:val="00C4762E"/>
    <w:rsid w:val="00C4785D"/>
    <w:rsid w:val="00C5071F"/>
    <w:rsid w:val="00C6112C"/>
    <w:rsid w:val="00C73BDC"/>
    <w:rsid w:val="00C759D2"/>
    <w:rsid w:val="00C823FA"/>
    <w:rsid w:val="00C83E24"/>
    <w:rsid w:val="00C92B40"/>
    <w:rsid w:val="00C95014"/>
    <w:rsid w:val="00C961AD"/>
    <w:rsid w:val="00C9725D"/>
    <w:rsid w:val="00CB395B"/>
    <w:rsid w:val="00CE66E0"/>
    <w:rsid w:val="00CF2972"/>
    <w:rsid w:val="00D035CF"/>
    <w:rsid w:val="00D07969"/>
    <w:rsid w:val="00D13644"/>
    <w:rsid w:val="00D14F2E"/>
    <w:rsid w:val="00D24D83"/>
    <w:rsid w:val="00D25A80"/>
    <w:rsid w:val="00D25EF0"/>
    <w:rsid w:val="00D43E5A"/>
    <w:rsid w:val="00D47EC6"/>
    <w:rsid w:val="00D7351C"/>
    <w:rsid w:val="00D853B6"/>
    <w:rsid w:val="00D92356"/>
    <w:rsid w:val="00D97BFC"/>
    <w:rsid w:val="00DC02D7"/>
    <w:rsid w:val="00DC5DE9"/>
    <w:rsid w:val="00DD26CA"/>
    <w:rsid w:val="00DE554B"/>
    <w:rsid w:val="00DE631A"/>
    <w:rsid w:val="00E03FF9"/>
    <w:rsid w:val="00E160F2"/>
    <w:rsid w:val="00E24809"/>
    <w:rsid w:val="00E27453"/>
    <w:rsid w:val="00E279DA"/>
    <w:rsid w:val="00E3097F"/>
    <w:rsid w:val="00E4280D"/>
    <w:rsid w:val="00E43174"/>
    <w:rsid w:val="00E44DDB"/>
    <w:rsid w:val="00E45724"/>
    <w:rsid w:val="00E476D3"/>
    <w:rsid w:val="00E52140"/>
    <w:rsid w:val="00E5329D"/>
    <w:rsid w:val="00E62E8B"/>
    <w:rsid w:val="00E66DB7"/>
    <w:rsid w:val="00E769A4"/>
    <w:rsid w:val="00E82201"/>
    <w:rsid w:val="00EA686C"/>
    <w:rsid w:val="00EB0B0C"/>
    <w:rsid w:val="00EB180A"/>
    <w:rsid w:val="00EB1C9E"/>
    <w:rsid w:val="00EB570D"/>
    <w:rsid w:val="00EB7D53"/>
    <w:rsid w:val="00EC060A"/>
    <w:rsid w:val="00EC6885"/>
    <w:rsid w:val="00ED7B36"/>
    <w:rsid w:val="00EF708E"/>
    <w:rsid w:val="00F02405"/>
    <w:rsid w:val="00F3490F"/>
    <w:rsid w:val="00F36ED6"/>
    <w:rsid w:val="00F37822"/>
    <w:rsid w:val="00F43BF6"/>
    <w:rsid w:val="00F53320"/>
    <w:rsid w:val="00F65F51"/>
    <w:rsid w:val="00F70FF4"/>
    <w:rsid w:val="00F754AE"/>
    <w:rsid w:val="00F8134C"/>
    <w:rsid w:val="00F93824"/>
    <w:rsid w:val="00FA32EF"/>
    <w:rsid w:val="00FA5F75"/>
    <w:rsid w:val="00FC3EAC"/>
    <w:rsid w:val="00FD425E"/>
    <w:rsid w:val="00FD4281"/>
    <w:rsid w:val="00FE502B"/>
    <w:rsid w:val="00FE73B1"/>
    <w:rsid w:val="00FF423F"/>
    <w:rsid w:val="065B3392"/>
    <w:rsid w:val="07435EB7"/>
    <w:rsid w:val="118653FD"/>
    <w:rsid w:val="118C603E"/>
    <w:rsid w:val="1696566B"/>
    <w:rsid w:val="243948BB"/>
    <w:rsid w:val="285D4AB6"/>
    <w:rsid w:val="2C853397"/>
    <w:rsid w:val="31455D3E"/>
    <w:rsid w:val="39C20CBF"/>
    <w:rsid w:val="45A176CC"/>
    <w:rsid w:val="488040A6"/>
    <w:rsid w:val="55C71477"/>
    <w:rsid w:val="613405C7"/>
    <w:rsid w:val="669614A5"/>
    <w:rsid w:val="67EC1211"/>
    <w:rsid w:val="69B907A6"/>
    <w:rsid w:val="6D72356A"/>
    <w:rsid w:val="6EBD5154"/>
    <w:rsid w:val="6EF40C0D"/>
    <w:rsid w:val="75933945"/>
    <w:rsid w:val="7B0624FC"/>
    <w:rsid w:val="7C194CA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unhideWhenUsed="0" w:uiPriority="39" w:semiHidden="0" w:name="toc 6"/>
    <w:lsdException w:qFormat="1"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napToGrid w:val="0"/>
      <w:lang w:val="en-US" w:eastAsia="zh-CN" w:bidi="ar-SA"/>
    </w:rPr>
  </w:style>
  <w:style w:type="paragraph" w:styleId="2">
    <w:name w:val="heading 1"/>
    <w:basedOn w:val="1"/>
    <w:next w:val="3"/>
    <w:link w:val="52"/>
    <w:qFormat/>
    <w:uiPriority w:val="0"/>
    <w:pPr>
      <w:keepNext/>
      <w:numPr>
        <w:ilvl w:val="0"/>
        <w:numId w:val="1"/>
      </w:numPr>
      <w:spacing w:before="120" w:after="60"/>
      <w:outlineLvl w:val="0"/>
    </w:pPr>
    <w:rPr>
      <w:rFonts w:ascii="Arial" w:hAnsi="Arial"/>
      <w:b/>
      <w:snapToGrid w:val="0"/>
      <w:kern w:val="0"/>
      <w:sz w:val="32"/>
    </w:rPr>
  </w:style>
  <w:style w:type="paragraph" w:styleId="4">
    <w:name w:val="heading 2"/>
    <w:basedOn w:val="2"/>
    <w:next w:val="3"/>
    <w:link w:val="53"/>
    <w:qFormat/>
    <w:uiPriority w:val="0"/>
    <w:pPr>
      <w:numPr>
        <w:ilvl w:val="1"/>
        <w:numId w:val="1"/>
      </w:numPr>
      <w:outlineLvl w:val="1"/>
    </w:pPr>
    <w:rPr>
      <w:sz w:val="24"/>
    </w:rPr>
  </w:style>
  <w:style w:type="paragraph" w:styleId="5">
    <w:name w:val="heading 3"/>
    <w:basedOn w:val="2"/>
    <w:next w:val="3"/>
    <w:link w:val="51"/>
    <w:qFormat/>
    <w:uiPriority w:val="0"/>
    <w:pPr>
      <w:numPr>
        <w:ilvl w:val="2"/>
        <w:numId w:val="1"/>
      </w:numPr>
      <w:outlineLvl w:val="2"/>
    </w:pPr>
    <w:rPr>
      <w:b w:val="0"/>
      <w:i/>
      <w:sz w:val="21"/>
    </w:rPr>
  </w:style>
  <w:style w:type="paragraph" w:styleId="6">
    <w:name w:val="heading 4"/>
    <w:basedOn w:val="2"/>
    <w:next w:val="3"/>
    <w:qFormat/>
    <w:uiPriority w:val="0"/>
    <w:pPr>
      <w:numPr>
        <w:ilvl w:val="3"/>
        <w:numId w:val="1"/>
      </w:numPr>
      <w:spacing w:before="60"/>
      <w:outlineLvl w:val="3"/>
    </w:pPr>
    <w:rPr>
      <w:b w:val="0"/>
      <w:sz w:val="20"/>
    </w:rPr>
  </w:style>
  <w:style w:type="paragraph" w:styleId="7">
    <w:name w:val="heading 5"/>
    <w:basedOn w:val="1"/>
    <w:next w:val="3"/>
    <w:qFormat/>
    <w:uiPriority w:val="0"/>
    <w:pPr>
      <w:numPr>
        <w:ilvl w:val="4"/>
        <w:numId w:val="1"/>
      </w:numPr>
      <w:spacing w:before="60" w:after="60"/>
      <w:outlineLvl w:val="4"/>
    </w:pPr>
    <w:rPr>
      <w:rFonts w:ascii="Arial" w:hAnsi="Arial"/>
      <w:i/>
      <w:snapToGrid w:val="0"/>
      <w:kern w:val="0"/>
      <w:sz w:val="20"/>
    </w:rPr>
  </w:style>
  <w:style w:type="paragraph" w:styleId="8">
    <w:name w:val="heading 6"/>
    <w:basedOn w:val="1"/>
    <w:next w:val="1"/>
    <w:qFormat/>
    <w:uiPriority w:val="0"/>
    <w:pPr>
      <w:numPr>
        <w:ilvl w:val="5"/>
        <w:numId w:val="1"/>
      </w:numPr>
      <w:spacing w:before="60" w:after="60"/>
      <w:outlineLvl w:val="5"/>
    </w:pPr>
    <w:rPr>
      <w:rFonts w:ascii="Arial" w:hAnsi="Arial"/>
      <w:snapToGrid w:val="0"/>
      <w:kern w:val="0"/>
      <w:sz w:val="20"/>
    </w:rPr>
  </w:style>
  <w:style w:type="paragraph" w:styleId="9">
    <w:name w:val="heading 7"/>
    <w:basedOn w:val="1"/>
    <w:next w:val="1"/>
    <w:qFormat/>
    <w:uiPriority w:val="0"/>
    <w:pPr>
      <w:numPr>
        <w:ilvl w:val="6"/>
        <w:numId w:val="1"/>
      </w:numPr>
      <w:spacing w:before="60" w:after="60"/>
      <w:outlineLvl w:val="6"/>
    </w:pPr>
    <w:rPr>
      <w:rFonts w:ascii="Arial" w:hAnsi="Arial"/>
      <w:i/>
      <w:snapToGrid w:val="0"/>
      <w:kern w:val="0"/>
      <w:sz w:val="20"/>
    </w:rPr>
  </w:style>
  <w:style w:type="paragraph" w:styleId="10">
    <w:name w:val="heading 8"/>
    <w:basedOn w:val="1"/>
    <w:next w:val="1"/>
    <w:qFormat/>
    <w:uiPriority w:val="0"/>
    <w:pPr>
      <w:numPr>
        <w:ilvl w:val="7"/>
        <w:numId w:val="1"/>
      </w:numPr>
      <w:spacing w:before="240" w:after="60"/>
      <w:outlineLvl w:val="7"/>
    </w:pPr>
    <w:rPr>
      <w:rFonts w:ascii="Arial" w:hAnsi="Arial"/>
      <w:i/>
      <w:snapToGrid w:val="0"/>
      <w:kern w:val="0"/>
      <w:sz w:val="20"/>
    </w:rPr>
  </w:style>
  <w:style w:type="paragraph" w:styleId="11">
    <w:name w:val="heading 9"/>
    <w:basedOn w:val="1"/>
    <w:next w:val="1"/>
    <w:qFormat/>
    <w:uiPriority w:val="0"/>
    <w:pPr>
      <w:numPr>
        <w:ilvl w:val="8"/>
        <w:numId w:val="1"/>
      </w:numPr>
      <w:spacing w:before="240" w:after="60"/>
      <w:outlineLvl w:val="8"/>
    </w:pPr>
    <w:rPr>
      <w:rFonts w:ascii="Arial" w:hAnsi="Arial"/>
      <w:b/>
      <w:i/>
      <w:snapToGrid w:val="0"/>
      <w:kern w:val="0"/>
      <w:sz w:val="18"/>
    </w:rPr>
  </w:style>
  <w:style w:type="character" w:default="1" w:styleId="37">
    <w:name w:val="Default Paragraph Font"/>
    <w:qFormat/>
    <w:uiPriority w:val="0"/>
  </w:style>
  <w:style w:type="table" w:default="1" w:styleId="35">
    <w:name w:val="Normal Table"/>
    <w:semiHidden/>
    <w:qFormat/>
    <w:uiPriority w:val="0"/>
    <w:tblPr>
      <w:tblCellMar>
        <w:top w:w="0" w:type="dxa"/>
        <w:left w:w="108" w:type="dxa"/>
        <w:bottom w:w="0" w:type="dxa"/>
        <w:right w:w="108" w:type="dxa"/>
      </w:tblCellMar>
    </w:tblPr>
  </w:style>
  <w:style w:type="paragraph" w:styleId="3">
    <w:name w:val="Body Text"/>
    <w:basedOn w:val="1"/>
    <w:link w:val="42"/>
    <w:uiPriority w:val="0"/>
    <w:pPr>
      <w:keepLines/>
      <w:spacing w:before="40" w:beforeLines="0" w:beforeAutospacing="0" w:after="40" w:afterLines="0" w:afterAutospacing="0"/>
      <w:ind w:left="720"/>
    </w:pPr>
    <w:rPr>
      <w:rFonts w:ascii="Arial" w:hAnsi="Arial" w:eastAsia="宋体"/>
      <w:snapToGrid w:val="0"/>
      <w:lang w:val="en-US" w:eastAsia="zh-CN"/>
    </w:rPr>
  </w:style>
  <w:style w:type="paragraph" w:styleId="12">
    <w:name w:val="toc 7"/>
    <w:basedOn w:val="1"/>
    <w:next w:val="1"/>
    <w:qFormat/>
    <w:uiPriority w:val="39"/>
    <w:pPr>
      <w:ind w:left="1200"/>
    </w:pPr>
  </w:style>
  <w:style w:type="paragraph" w:styleId="13">
    <w:name w:val="Normal Indent"/>
    <w:basedOn w:val="1"/>
    <w:uiPriority w:val="0"/>
    <w:pPr>
      <w:ind w:left="900" w:hanging="900"/>
    </w:pPr>
  </w:style>
  <w:style w:type="paragraph" w:styleId="14">
    <w:name w:val="caption"/>
    <w:basedOn w:val="3"/>
    <w:next w:val="1"/>
    <w:qFormat/>
    <w:uiPriority w:val="0"/>
    <w:pPr>
      <w:keepLines/>
      <w:spacing w:before="40" w:beforeLines="0" w:beforeAutospacing="0" w:after="40" w:afterLines="0" w:afterAutospacing="0" w:line="240" w:lineRule="atLeast"/>
      <w:ind w:left="720"/>
      <w:jc w:val="left"/>
    </w:pPr>
    <w:rPr>
      <w:rFonts w:ascii="Arial" w:hAnsi="Arial" w:eastAsia="Arial"/>
      <w:i/>
      <w:snapToGrid w:val="0"/>
      <w:kern w:val="0"/>
      <w:sz w:val="20"/>
    </w:rPr>
  </w:style>
  <w:style w:type="paragraph" w:styleId="15">
    <w:name w:val="Document Map"/>
    <w:basedOn w:val="1"/>
    <w:uiPriority w:val="0"/>
    <w:pPr>
      <w:shd w:val="clear" w:color="auto" w:fill="000080"/>
      <w:spacing w:line="240" w:lineRule="atLeast"/>
      <w:jc w:val="left"/>
    </w:pPr>
    <w:rPr>
      <w:rFonts w:ascii="Arial" w:hAnsi="Arial"/>
      <w:snapToGrid w:val="0"/>
      <w:kern w:val="0"/>
      <w:sz w:val="20"/>
    </w:rPr>
  </w:style>
  <w:style w:type="paragraph" w:styleId="16">
    <w:name w:val="annotation text"/>
    <w:basedOn w:val="1"/>
    <w:qFormat/>
    <w:uiPriority w:val="0"/>
    <w:pPr>
      <w:spacing w:line="240" w:lineRule="atLeast"/>
      <w:jc w:val="left"/>
    </w:pPr>
    <w:rPr>
      <w:rFonts w:ascii="Arial" w:hAnsi="Arial"/>
      <w:snapToGrid w:val="0"/>
      <w:kern w:val="0"/>
      <w:sz w:val="20"/>
    </w:rPr>
  </w:style>
  <w:style w:type="paragraph" w:styleId="17">
    <w:name w:val="Body Text Indent"/>
    <w:basedOn w:val="1"/>
    <w:qFormat/>
    <w:uiPriority w:val="0"/>
    <w:pPr>
      <w:ind w:left="720"/>
    </w:pPr>
    <w:rPr>
      <w:i/>
      <w:color w:val="0000FF"/>
      <w:u w:val="single"/>
    </w:rPr>
  </w:style>
  <w:style w:type="paragraph" w:styleId="18">
    <w:name w:val="toc 5"/>
    <w:basedOn w:val="1"/>
    <w:next w:val="1"/>
    <w:qFormat/>
    <w:uiPriority w:val="39"/>
    <w:pPr>
      <w:ind w:left="800"/>
    </w:pPr>
  </w:style>
  <w:style w:type="paragraph" w:styleId="19">
    <w:name w:val="toc 3"/>
    <w:basedOn w:val="1"/>
    <w:next w:val="1"/>
    <w:qFormat/>
    <w:uiPriority w:val="39"/>
    <w:pPr>
      <w:ind w:left="400"/>
    </w:pPr>
    <w:rPr>
      <w:i/>
    </w:rPr>
  </w:style>
  <w:style w:type="paragraph" w:styleId="20">
    <w:name w:val="toc 8"/>
    <w:basedOn w:val="1"/>
    <w:next w:val="1"/>
    <w:uiPriority w:val="39"/>
    <w:pPr>
      <w:ind w:left="1400"/>
    </w:pPr>
  </w:style>
  <w:style w:type="paragraph" w:styleId="21">
    <w:name w:val="Date"/>
    <w:basedOn w:val="1"/>
    <w:next w:val="1"/>
    <w:uiPriority w:val="0"/>
    <w:rPr>
      <w:rFonts w:ascii="幼圆" w:eastAsia="幼圆"/>
      <w:sz w:val="28"/>
    </w:rPr>
  </w:style>
  <w:style w:type="paragraph" w:styleId="22">
    <w:name w:val="Body Text Indent 2"/>
    <w:basedOn w:val="1"/>
    <w:uiPriority w:val="0"/>
    <w:pPr>
      <w:ind w:left="840"/>
    </w:pPr>
    <w:rPr>
      <w:rFonts w:ascii="幼圆" w:eastAsia="幼圆"/>
      <w:sz w:val="28"/>
    </w:rPr>
  </w:style>
  <w:style w:type="paragraph" w:styleId="23">
    <w:name w:val="Balloon Text"/>
    <w:basedOn w:val="1"/>
    <w:uiPriority w:val="0"/>
    <w:rPr>
      <w:sz w:val="18"/>
    </w:rPr>
  </w:style>
  <w:style w:type="paragraph" w:styleId="24">
    <w:name w:val="footer"/>
    <w:basedOn w:val="1"/>
    <w:qFormat/>
    <w:uiPriority w:val="0"/>
    <w:pPr>
      <w:tabs>
        <w:tab w:val="center" w:pos="4320"/>
        <w:tab w:val="right" w:pos="8640"/>
      </w:tabs>
      <w:spacing w:line="240" w:lineRule="atLeast"/>
      <w:jc w:val="left"/>
    </w:pPr>
    <w:rPr>
      <w:rFonts w:ascii="Arial" w:hAnsi="Arial" w:eastAsia="Arial"/>
      <w:snapToGrid w:val="0"/>
      <w:kern w:val="0"/>
      <w:sz w:val="20"/>
    </w:rPr>
  </w:style>
  <w:style w:type="paragraph" w:styleId="25">
    <w:name w:val="header"/>
    <w:basedOn w:val="1"/>
    <w:qFormat/>
    <w:uiPriority w:val="0"/>
    <w:pPr>
      <w:tabs>
        <w:tab w:val="center" w:pos="4320"/>
        <w:tab w:val="right" w:pos="8640"/>
      </w:tabs>
      <w:spacing w:line="240" w:lineRule="atLeast"/>
      <w:jc w:val="left"/>
    </w:pPr>
    <w:rPr>
      <w:rFonts w:ascii="Arial" w:hAnsi="Arial"/>
      <w:snapToGrid w:val="0"/>
      <w:kern w:val="0"/>
      <w:sz w:val="20"/>
    </w:rPr>
  </w:style>
  <w:style w:type="paragraph" w:styleId="26">
    <w:name w:val="toc 1"/>
    <w:basedOn w:val="1"/>
    <w:next w:val="1"/>
    <w:qFormat/>
    <w:uiPriority w:val="39"/>
    <w:pPr>
      <w:spacing w:before="120" w:beforeLines="0" w:beforeAutospacing="0" w:after="120" w:afterLines="0" w:afterAutospacing="0"/>
    </w:pPr>
    <w:rPr>
      <w:b/>
      <w:caps/>
    </w:rPr>
  </w:style>
  <w:style w:type="paragraph" w:styleId="27">
    <w:name w:val="toc 4"/>
    <w:basedOn w:val="1"/>
    <w:next w:val="1"/>
    <w:qFormat/>
    <w:uiPriority w:val="39"/>
    <w:pPr>
      <w:ind w:left="600"/>
    </w:pPr>
  </w:style>
  <w:style w:type="paragraph" w:styleId="28">
    <w:name w:val="Subtitle"/>
    <w:basedOn w:val="1"/>
    <w:qFormat/>
    <w:uiPriority w:val="0"/>
    <w:pPr>
      <w:spacing w:after="60" w:afterLines="0" w:afterAutospacing="0" w:line="240" w:lineRule="atLeast"/>
      <w:jc w:val="center"/>
    </w:pPr>
    <w:rPr>
      <w:rFonts w:ascii="Arial" w:hAnsi="Arial"/>
      <w:i/>
      <w:snapToGrid w:val="0"/>
      <w:kern w:val="0"/>
      <w:sz w:val="36"/>
      <w:lang w:val="en-AU"/>
    </w:rPr>
  </w:style>
  <w:style w:type="paragraph" w:styleId="29">
    <w:name w:val="footnote text"/>
    <w:basedOn w:val="1"/>
    <w:qFormat/>
    <w:uiPriority w:val="0"/>
    <w:pPr>
      <w:keepNext/>
      <w:keepLines/>
      <w:pBdr>
        <w:bottom w:val="single" w:color="000000" w:sz="6" w:space="0"/>
      </w:pBdr>
      <w:spacing w:before="40" w:beforeLines="0" w:beforeAutospacing="0" w:after="40" w:afterLines="0" w:afterAutospacing="0" w:line="240" w:lineRule="atLeast"/>
      <w:ind w:left="360" w:hanging="360"/>
      <w:jc w:val="left"/>
    </w:pPr>
    <w:rPr>
      <w:rFonts w:ascii="Arial" w:hAnsi="Arial"/>
      <w:snapToGrid w:val="0"/>
      <w:kern w:val="0"/>
      <w:sz w:val="16"/>
    </w:rPr>
  </w:style>
  <w:style w:type="paragraph" w:styleId="30">
    <w:name w:val="toc 6"/>
    <w:basedOn w:val="1"/>
    <w:next w:val="1"/>
    <w:uiPriority w:val="39"/>
    <w:pPr>
      <w:ind w:left="1000"/>
    </w:pPr>
  </w:style>
  <w:style w:type="paragraph" w:styleId="31">
    <w:name w:val="Body Text Indent 3"/>
    <w:basedOn w:val="1"/>
    <w:uiPriority w:val="0"/>
    <w:pPr>
      <w:ind w:firstLine="425"/>
    </w:pPr>
    <w:rPr>
      <w:rFonts w:ascii="宋体"/>
      <w:sz w:val="24"/>
    </w:rPr>
  </w:style>
  <w:style w:type="paragraph" w:styleId="32">
    <w:name w:val="toc 2"/>
    <w:basedOn w:val="1"/>
    <w:next w:val="1"/>
    <w:uiPriority w:val="39"/>
    <w:pPr>
      <w:ind w:left="200"/>
    </w:pPr>
    <w:rPr>
      <w:smallCaps/>
    </w:rPr>
  </w:style>
  <w:style w:type="paragraph" w:styleId="33">
    <w:name w:val="toc 9"/>
    <w:basedOn w:val="1"/>
    <w:next w:val="1"/>
    <w:uiPriority w:val="39"/>
    <w:pPr>
      <w:ind w:left="1600"/>
    </w:pPr>
  </w:style>
  <w:style w:type="paragraph" w:styleId="34">
    <w:name w:val="Title"/>
    <w:basedOn w:val="1"/>
    <w:next w:val="1"/>
    <w:qFormat/>
    <w:uiPriority w:val="0"/>
    <w:pPr>
      <w:jc w:val="center"/>
    </w:pPr>
    <w:rPr>
      <w:rFonts w:ascii="Arial" w:hAnsi="Arial"/>
      <w:b/>
      <w:snapToGrid w:val="0"/>
      <w:kern w:val="0"/>
      <w:sz w:val="36"/>
    </w:rPr>
  </w:style>
  <w:style w:type="table" w:styleId="36">
    <w:name w:val="Table Grid"/>
    <w:basedOn w:val="3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page number"/>
    <w:qFormat/>
    <w:uiPriority w:val="0"/>
    <w:rPr>
      <w:rFonts w:eastAsia="Arial"/>
    </w:rPr>
  </w:style>
  <w:style w:type="character" w:styleId="39">
    <w:name w:val="Hyperlink"/>
    <w:qFormat/>
    <w:uiPriority w:val="99"/>
    <w:rPr>
      <w:color w:val="0000FF"/>
      <w:u w:val="single"/>
    </w:rPr>
  </w:style>
  <w:style w:type="character" w:styleId="40">
    <w:name w:val="annotation reference"/>
    <w:uiPriority w:val="0"/>
    <w:rPr>
      <w:sz w:val="21"/>
    </w:rPr>
  </w:style>
  <w:style w:type="character" w:styleId="41">
    <w:name w:val="footnote reference"/>
    <w:uiPriority w:val="0"/>
    <w:rPr>
      <w:sz w:val="20"/>
      <w:vertAlign w:val="superscript"/>
    </w:rPr>
  </w:style>
  <w:style w:type="character" w:customStyle="1" w:styleId="42">
    <w:name w:val="正文文本 字符"/>
    <w:link w:val="3"/>
    <w:uiPriority w:val="0"/>
    <w:rPr>
      <w:rFonts w:ascii="Arial" w:hAnsi="Arial" w:eastAsia="宋体"/>
      <w:snapToGrid w:val="0"/>
      <w:lang w:val="en-US" w:eastAsia="zh-CN"/>
    </w:rPr>
  </w:style>
  <w:style w:type="character" w:customStyle="1" w:styleId="43">
    <w:name w:val="SoDA Field"/>
    <w:qFormat/>
    <w:uiPriority w:val="0"/>
    <w:rPr>
      <w:color w:val="0000FF"/>
    </w:rPr>
  </w:style>
  <w:style w:type="character" w:customStyle="1" w:styleId="44">
    <w:name w:val=" Char Char2"/>
    <w:uiPriority w:val="0"/>
    <w:rPr>
      <w:rFonts w:ascii="Arial" w:hAnsi="Arial"/>
      <w:snapToGrid w:val="0"/>
    </w:rPr>
  </w:style>
  <w:style w:type="character" w:customStyle="1" w:styleId="45">
    <w:name w:val=" Char Char4"/>
    <w:qFormat/>
    <w:uiPriority w:val="0"/>
    <w:rPr>
      <w:rFonts w:ascii="Arial" w:hAnsi="Arial"/>
      <w:snapToGrid w:val="0"/>
    </w:rPr>
  </w:style>
  <w:style w:type="paragraph" w:customStyle="1" w:styleId="46">
    <w:name w:val=" Char2 Char Char Char Char Char Char Char Char Char Char Char Char"/>
    <w:basedOn w:val="1"/>
    <w:qFormat/>
    <w:uiPriority w:val="0"/>
    <w:pPr>
      <w:widowControl/>
      <w:spacing w:before="100" w:beforeLines="0" w:beforeAutospacing="1" w:after="100" w:afterLines="0" w:afterAutospacing="1" w:line="330" w:lineRule="atLeast"/>
      <w:ind w:left="360"/>
    </w:pPr>
    <w:rPr>
      <w:rFonts w:ascii="ˎ̥" w:hAnsi="ˎ̥"/>
      <w:snapToGrid/>
      <w:color w:val="51585D"/>
      <w:sz w:val="21"/>
    </w:rPr>
  </w:style>
  <w:style w:type="paragraph" w:customStyle="1" w:styleId="47">
    <w:name w:val="InfoBlue"/>
    <w:basedOn w:val="1"/>
    <w:next w:val="3"/>
    <w:uiPriority w:val="0"/>
    <w:pPr>
      <w:tabs>
        <w:tab w:val="left" w:pos="540"/>
        <w:tab w:val="left" w:pos="1260"/>
      </w:tabs>
      <w:spacing w:after="120" w:afterLines="0" w:afterAutospacing="0" w:line="240" w:lineRule="atLeast"/>
      <w:jc w:val="left"/>
    </w:pPr>
    <w:rPr>
      <w:rFonts w:ascii="Arial" w:hAnsi="Arial"/>
      <w:i/>
      <w:snapToGrid w:val="0"/>
      <w:color w:val="0000FF"/>
      <w:kern w:val="0"/>
      <w:sz w:val="20"/>
    </w:rPr>
  </w:style>
  <w:style w:type="paragraph" w:customStyle="1" w:styleId="48">
    <w:name w:val="tablecoloumn"/>
    <w:basedOn w:val="3"/>
    <w:qFormat/>
    <w:uiPriority w:val="0"/>
    <w:pPr>
      <w:keepNext/>
      <w:keepLines/>
      <w:spacing w:after="40" w:afterLines="0" w:afterAutospacing="0" w:line="240" w:lineRule="atLeast"/>
      <w:ind w:left="72"/>
      <w:jc w:val="left"/>
    </w:pPr>
    <w:rPr>
      <w:rFonts w:ascii="Arial" w:hAnsi="Arial"/>
      <w:b/>
      <w:snapToGrid w:val="0"/>
      <w:kern w:val="0"/>
      <w:sz w:val="20"/>
    </w:rPr>
  </w:style>
  <w:style w:type="paragraph" w:customStyle="1" w:styleId="49">
    <w:name w:val="Tabletext"/>
    <w:basedOn w:val="1"/>
    <w:uiPriority w:val="0"/>
    <w:pPr>
      <w:spacing w:line="240" w:lineRule="atLeast"/>
      <w:jc w:val="left"/>
    </w:pPr>
    <w:rPr>
      <w:rFonts w:ascii="Arial" w:hAnsi="Arial"/>
      <w:snapToGrid w:val="0"/>
      <w:kern w:val="0"/>
      <w:sz w:val="20"/>
    </w:rPr>
  </w:style>
  <w:style w:type="paragraph" w:customStyle="1" w:styleId="50">
    <w:name w:val="Table Row"/>
    <w:basedOn w:val="1"/>
    <w:qFormat/>
    <w:uiPriority w:val="0"/>
    <w:pPr>
      <w:spacing w:before="60" w:beforeLines="0" w:beforeAutospacing="0" w:after="60" w:afterLines="0" w:afterAutospacing="0" w:line="240" w:lineRule="atLeast"/>
      <w:jc w:val="left"/>
    </w:pPr>
    <w:rPr>
      <w:rFonts w:ascii="Arial" w:hAnsi="Arial"/>
      <w:b/>
      <w:snapToGrid w:val="0"/>
      <w:kern w:val="0"/>
      <w:sz w:val="20"/>
    </w:rPr>
  </w:style>
  <w:style w:type="character" w:customStyle="1" w:styleId="51">
    <w:name w:val="标题 3 Char"/>
    <w:link w:val="5"/>
    <w:uiPriority w:val="0"/>
    <w:rPr>
      <w:i/>
      <w:sz w:val="21"/>
    </w:rPr>
  </w:style>
  <w:style w:type="character" w:customStyle="1" w:styleId="52">
    <w:name w:val="标题 1 Char"/>
    <w:link w:val="2"/>
    <w:uiPriority w:val="0"/>
    <w:rPr>
      <w:rFonts w:ascii="Arial" w:hAnsi="Arial"/>
      <w:b/>
      <w:snapToGrid w:val="0"/>
      <w:kern w:val="0"/>
      <w:sz w:val="32"/>
    </w:rPr>
  </w:style>
  <w:style w:type="character" w:customStyle="1" w:styleId="53">
    <w:name w:val="标题 2 Char"/>
    <w:link w:val="4"/>
    <w:uiPriority w:val="0"/>
    <w:rPr>
      <w:sz w:val="24"/>
    </w:rPr>
  </w:style>
  <w:style w:type="paragraph" w:customStyle="1" w:styleId="54">
    <w:name w:val="WPSOffice手动目录 1"/>
    <w:uiPriority w:val="0"/>
    <w:pPr>
      <w:ind w:leftChars="0"/>
    </w:pPr>
    <w:rPr>
      <w:rFonts w:ascii="Times New Roman" w:hAnsi="Times New Roman" w:eastAsia="宋体" w:cs="Times New Roman"/>
      <w:sz w:val="20"/>
      <w:szCs w:val="20"/>
    </w:rPr>
  </w:style>
  <w:style w:type="paragraph" w:customStyle="1" w:styleId="55">
    <w:name w:val="WPSOffice手动目录 2"/>
    <w:uiPriority w:val="0"/>
    <w:pPr>
      <w:ind w:leftChars="200"/>
    </w:pPr>
    <w:rPr>
      <w:rFonts w:ascii="Times New Roman" w:hAnsi="Times New Roman" w:eastAsia="宋体" w:cs="Times New Roman"/>
      <w:sz w:val="20"/>
      <w:szCs w:val="20"/>
    </w:rPr>
  </w:style>
  <w:style w:type="paragraph" w:customStyle="1" w:styleId="56">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托普信息(iTOP)集团</Company>
  <Pages>12</Pages>
  <Words>3926</Words>
  <Characters>4317</Characters>
  <Lines>566</Lines>
  <Paragraphs>625</Paragraphs>
  <TotalTime>1</TotalTime>
  <ScaleCrop>false</ScaleCrop>
  <LinksUpToDate>false</LinksUpToDate>
  <CharactersWithSpaces>4631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&lt;模板&gt;</cp:category>
  <dcterms:created xsi:type="dcterms:W3CDTF">2009-11-12T02:33:00Z</dcterms:created>
  <dc:creator>雨林木风</dc:creator>
  <cp:lastModifiedBy>渔舟</cp:lastModifiedBy>
  <dcterms:modified xsi:type="dcterms:W3CDTF">2026-07-19T08:43:37Z</dcterms:modified>
  <dc:subject>需求规格说明</dc:subject>
  <dc:title>需求规格说明书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on">
    <vt:lpwstr>1.0</vt:lpwstr>
  </property>
  <property fmtid="{D5CDD505-2E9C-101B-9397-08002B2CF9AE}" pid="3" name="项目名称">
    <vt:lpwstr>&lt;项目名称&gt;</vt:lpwstr>
  </property>
  <property fmtid="{D5CDD505-2E9C-101B-9397-08002B2CF9AE}" pid="4" name="项目编号">
    <vt:lpwstr>S×××－</vt:lpwstr>
  </property>
  <property fmtid="{D5CDD505-2E9C-101B-9397-08002B2CF9AE}" pid="5" name="KSOProductBuildVer">
    <vt:lpwstr>2052-12.1.0.26895</vt:lpwstr>
  </property>
  <property fmtid="{D5CDD505-2E9C-101B-9397-08002B2CF9AE}" pid="6" name="ICV">
    <vt:lpwstr>E700E4F2C9AF483DA35703EBAC3CF5AE_13</vt:lpwstr>
  </property>
  <property fmtid="{D5CDD505-2E9C-101B-9397-08002B2CF9AE}" pid="7" name="KSOTemplateDocerSaveRecord">
    <vt:lpwstr>eyJoZGlkIjoiNjdkYmI1NmVjY2ZhZmVlNWMxNGMwMzRhZDhmZGNkYTUiLCJ1c2VySWQiOiIxNDE5MjA4NzI1In0=</vt:lpwstr>
  </property>
</Properties>
</file>